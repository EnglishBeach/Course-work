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44B04CF9" w:rsidR="00373AD7" w:rsidRPr="00DD225F" w:rsidRDefault="00373AD7" w:rsidP="00373AD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 xml:space="preserve">Математическое моделирование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–реакции фотовосстановления</w:t>
      </w:r>
      <w:r w:rsidRPr="00DD225F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о-</w:t>
      </w:r>
      <w:r w:rsidRPr="00DD225F">
        <w:rPr>
          <w:rFonts w:ascii="Times New Roman" w:hAnsi="Times New Roman" w:cs="Times New Roman"/>
          <w:b/>
          <w:sz w:val="32"/>
          <w:szCs w:val="24"/>
        </w:rPr>
        <w:t>хинон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ов в присутствии третичных аминов</w:t>
      </w:r>
    </w:p>
    <w:bookmarkEnd w:id="1"/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2" w:name="_Toc135419983" w:displacedByCustomXml="next"/>
    <w:bookmarkStart w:id="3" w:name="_Hlk134743938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14554430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  <w:bookmarkEnd w:id="2"/>
        </w:p>
        <w:p w14:paraId="2C134EC1" w14:textId="1B99FF7D" w:rsidR="006E3D47" w:rsidRPr="006E3D47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998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1138F" w14:textId="6A01494F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83FCC" w14:textId="7F7EA7C3" w:rsidR="006E3D47" w:rsidRPr="006E3D47" w:rsidRDefault="00F30733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4FD8" w14:textId="28EB297B" w:rsidR="006E3D47" w:rsidRPr="006E3D47" w:rsidRDefault="00F30733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81066" w14:textId="48EFA76F" w:rsidR="006E3D47" w:rsidRPr="006E3D47" w:rsidRDefault="00F30733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E782" w14:textId="1B9B6F4C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2086" w14:textId="6225268D" w:rsidR="006E3D47" w:rsidRPr="006E3D47" w:rsidRDefault="00F30733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Описание химических реакций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3744C" w14:textId="5A16AD29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1.1. Фотосенсибилизация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4340" w14:textId="6A3FC9E5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DE91" w14:textId="2F538A5C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0453B" w14:textId="3A6F19D0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1.4. Стабильность продуктов реакции фотовосстановления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B921" w14:textId="14E17A2A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1.5. Фотолиз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718E2" w14:textId="23AB6C20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1.6. Ингибирование полимеризации хинонами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4D2C" w14:textId="04893EC7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1.7. Итоговый механизм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7E3A" w14:textId="2014FCFF" w:rsidR="006E3D47" w:rsidRPr="006E3D47" w:rsidRDefault="00F30733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Описание метода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270D4" w14:textId="528C7550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2.1. Проблемы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F5539" w14:textId="1B972138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2.2. Формирование системы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54E3D" w14:textId="22E746A3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2.3. Дискретизация по времени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74E88" w14:textId="77115A83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2.4. Линеаризация системы и итерационное решение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C7F1E" w14:textId="50EBE820" w:rsidR="006E3D47" w:rsidRPr="006E3D47" w:rsidRDefault="00F30733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2.5. Решение СЛАУ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4EDB" w14:textId="74AA35FC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F00CD" w14:textId="2B93CF9C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78C3" w14:textId="689CD817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A4D5" w14:textId="355BCB9C" w:rsidR="006E3D47" w:rsidRPr="006E3D47" w:rsidRDefault="00F30733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49EF70F8" w:rsidR="00761D78" w:rsidRPr="006E3D47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6E3D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4" w:name="_Toc135419984"/>
      <w:r w:rsidRPr="00782C96">
        <w:rPr>
          <w:rFonts w:hint="eastAsia"/>
        </w:rPr>
        <w:lastRenderedPageBreak/>
        <w:t>Введение</w:t>
      </w:r>
      <w:bookmarkEnd w:id="4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 w:rsidR="00EC50FD">
        <w:t xml:space="preserve">Фотополимеризация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060C43EA" w:rsidR="00DD1997" w:rsidRDefault="00EC50FD" w:rsidP="004129A8">
      <w:pPr>
        <w:pStyle w:val="a3"/>
      </w:pPr>
      <w:r>
        <w:t xml:space="preserve">Выбор мономеров </w:t>
      </w:r>
      <w:r w:rsidR="00972FE3">
        <w:t xml:space="preserve">и фотоинициирующих систем </w:t>
      </w:r>
      <w:r>
        <w:t xml:space="preserve">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</w:t>
      </w:r>
      <w:r w:rsidR="00081494">
        <w:t>и с высокими степенями конверсии мономера и</w:t>
      </w:r>
      <w:r>
        <w:t xml:space="preserve">з жидкой композиции получать механически твердые материалы </w:t>
      </w:r>
      <w:r w:rsidR="00B65979" w:rsidRPr="00F37A8C">
        <w:t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</w:t>
      </w:r>
      <w:commentRangeStart w:id="5"/>
      <w:r w:rsidR="00B65979" w:rsidRPr="00F37A8C">
        <w:t xml:space="preserve"> дает воспроизводимые результаты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. Однако у него есть и недостатки, такие как </w:t>
      </w:r>
      <w:r w:rsidR="00081494">
        <w:t>необходимость точного</w:t>
      </w:r>
      <w:r w:rsidR="00B65979" w:rsidRPr="00F37A8C">
        <w:t xml:space="preserve"> 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>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 xml:space="preserve">Это влияет на соотношение </w:t>
      </w:r>
      <w:r w:rsidR="00972FE3">
        <w:t>эффективных</w:t>
      </w:r>
      <w:r w:rsidR="00972FE3" w:rsidRPr="00F37A8C">
        <w:t xml:space="preserve"> </w:t>
      </w:r>
      <w:r w:rsidR="00081494" w:rsidRPr="00F37A8C">
        <w:t xml:space="preserve">констант скоростей роста и обрыва реакционных цепей (гель-эффект), что приводит к получению </w:t>
      </w:r>
      <w:r w:rsidR="001901CD">
        <w:t>различных</w:t>
      </w:r>
      <w:r w:rsidR="001901CD" w:rsidRPr="001901CD">
        <w:t xml:space="preserve"> </w:t>
      </w:r>
      <w:r w:rsidR="00081494" w:rsidRPr="00F37A8C">
        <w:t>полимерных цепей</w:t>
      </w:r>
      <w:r w:rsidR="001901CD">
        <w:t>.</w:t>
      </w:r>
    </w:p>
    <w:p w14:paraId="59D64893" w14:textId="47B585AB" w:rsidR="00DD225F" w:rsidRDefault="00DD225F" w:rsidP="00DD225F">
      <w:pPr>
        <w:pStyle w:val="a3"/>
      </w:pPr>
      <w:r w:rsidRPr="00DD225F">
        <w:t>Отсюда постоянный интерес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="00972FE3" w:rsidRPr="00DD225F">
        <w:t xml:space="preserve">Моделирование </w:t>
      </w:r>
      <w:r w:rsidR="00DD1997" w:rsidRPr="00DD225F">
        <w:t xml:space="preserve">подобных </w:t>
      </w:r>
      <w:r w:rsidR="00972FE3" w:rsidRPr="00DD225F">
        <w:t>брутто-</w:t>
      </w:r>
      <w:r w:rsidR="00DD1997" w:rsidRPr="00DD225F">
        <w:t xml:space="preserve">процессов </w:t>
      </w:r>
      <w:r w:rsidR="00972FE3" w:rsidRPr="00DD225F">
        <w:t xml:space="preserve">фотополимеризации </w:t>
      </w:r>
      <w:r w:rsidR="00DD1997" w:rsidRPr="00DD225F">
        <w:t xml:space="preserve">хорошо описывается рядом математических моделей, однако не позволяет соотнести </w:t>
      </w:r>
      <w:r w:rsidR="009022A5" w:rsidRPr="00DD225F">
        <w:t>свойства</w:t>
      </w:r>
      <w:r w:rsidR="00DD1997" w:rsidRPr="00DD225F">
        <w:t xml:space="preserve"> инициирующих систем с наблюдаемыми результатами. </w:t>
      </w:r>
      <w:r w:rsidRPr="00DD225F">
        <w:t xml:space="preserve">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81F1178" w14:textId="77777777" w:rsidR="0026597B" w:rsidRDefault="0026597B" w:rsidP="009E69A0">
      <w:pPr>
        <w:pStyle w:val="21"/>
      </w:pPr>
      <w:bookmarkStart w:id="6" w:name="_Toc135419985"/>
      <w:r w:rsidRPr="00644CFE">
        <w:t>Актуальность</w:t>
      </w:r>
      <w:r>
        <w:t xml:space="preserve"> работы</w:t>
      </w:r>
      <w:bookmarkEnd w:id="6"/>
    </w:p>
    <w:p w14:paraId="15C03C26" w14:textId="781F958A" w:rsidR="00BB3F1E" w:rsidRDefault="00DD225F" w:rsidP="0022550E">
      <w:pPr>
        <w:pStyle w:val="a3"/>
      </w:pPr>
      <w:r>
        <w:t xml:space="preserve">Само же явление </w:t>
      </w:r>
      <w:r w:rsidR="00361F48">
        <w:t xml:space="preserve">фотополимеризации имеет множество применений </w:t>
      </w:r>
      <w:r w:rsidR="0022550E">
        <w:t xml:space="preserve">как </w:t>
      </w:r>
      <w:r w:rsidR="00361F48">
        <w:t>в научной</w:t>
      </w:r>
      <w:r w:rsidR="0022550E">
        <w:t>, так и в</w:t>
      </w:r>
      <w:r w:rsidR="00361F48">
        <w:t xml:space="preserve"> технической сферах. По словам крупного исследователя полимеризации инициируемой УФ светом </w:t>
      </w:r>
      <w:r w:rsidR="00E77C5A">
        <w:t>Декер</w:t>
      </w:r>
      <w:r w:rsidR="00340C2F">
        <w:t>у</w:t>
      </w:r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ZUMTM6NTI6MD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 w:rsidR="00E77C5A">
        <w:t xml:space="preserve">, </w:t>
      </w:r>
      <w:r w:rsidR="002F4CF7">
        <w:t xml:space="preserve">именно </w:t>
      </w:r>
      <w:r w:rsidR="00361F48">
        <w:t>она</w:t>
      </w:r>
      <w:r w:rsidR="00E77C5A">
        <w:t xml:space="preserve"> является одним из наиболее эффективных методов достижения </w:t>
      </w:r>
      <w:r w:rsidR="00E77C5A" w:rsidRPr="0022550E">
        <w:t>квазиминутной</w:t>
      </w:r>
      <w:r w:rsidR="00E77C5A">
        <w:t xml:space="preserve"> полимеризации</w:t>
      </w:r>
      <w:r w:rsidR="00F30733">
        <w:t xml:space="preserve"> т.е. полимеризации с очень высокой скоростью реакции</w:t>
      </w:r>
      <w:r w:rsidR="00E77C5A">
        <w:t xml:space="preserve">. Ее огромный потенциал в простом и быстром производстве материалов с особыми свойствами приводит к широкому спектру потенциальных </w:t>
      </w:r>
      <w:r w:rsidR="00E77C5A">
        <w:lastRenderedPageBreak/>
        <w:t>применений.</w:t>
      </w:r>
      <w:r w:rsidR="00EB26E8">
        <w:t xml:space="preserve"> </w:t>
      </w:r>
      <w:r w:rsidR="00E77C5A"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lQxMzo1Mjow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 w:rsidR="00E77C5A"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2VDEzOjUyOjA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 w:rsidR="00E77C5A"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lQxMzo1Mjow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 w:rsidR="00E77C5A">
        <w:t>, изготовление микрожидкостных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 w:rsidR="00E77C5A"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 w:rsidR="00E77C5A"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ZUMTM6NTI6MD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>. Фотополимеризация</w:t>
      </w:r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2D010D" w:rsidRPr="00E77C5A">
        <w:t>оптоэлектро</w:t>
      </w:r>
      <w:r w:rsidR="002D010D">
        <w:t>н</w:t>
      </w:r>
      <w:r w:rsidR="002D010D" w:rsidRPr="00E77C5A">
        <w:t>ике</w:t>
      </w:r>
      <w:r w:rsidR="00E77C5A">
        <w:t xml:space="preserve">. </w:t>
      </w:r>
      <w:r w:rsidR="00B65979" w:rsidRPr="00B65979">
        <w:t>Метод фотоинициируемой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ZUMTM6NTI6MD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r w:rsidR="00BB3F1E">
        <w:t>ф</w:t>
      </w:r>
      <w:r w:rsidR="00BB3F1E" w:rsidRPr="00BB3F1E">
        <w:t>отоинициаторы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>высокая эффективность инициирования полимеризации</w:t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>безвредность и беззапаховость</w:t>
      </w:r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6C4CBE7C" w:rsidR="00965194" w:rsidRDefault="00BB3F1E" w:rsidP="004129A8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чтобы 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 например, метакрилатные, которые могут участвовать в последующих химических реакциях полимеризации.</w:t>
      </w:r>
      <w:r w:rsidR="00B72113" w:rsidRPr="00B72113">
        <w:t xml:space="preserve"> </w:t>
      </w:r>
      <w:r w:rsidR="002D010D"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="00B72113" w:rsidRPr="00B72113">
        <w:t>Системы на основе о-бензохинонов</w:t>
      </w:r>
      <w:r w:rsidR="00F50791">
        <w:t xml:space="preserve"> давно изучаются в </w:t>
      </w:r>
      <w:r w:rsidR="002D010D">
        <w:t xml:space="preserve">лаборатории ФППМ </w:t>
      </w:r>
      <w:r w:rsidR="00F50791">
        <w:t xml:space="preserve">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ZUMTM6NTI6MDM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полимеризационноспособные)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5860E71E" w:rsidR="00965194" w:rsidRDefault="0026597B" w:rsidP="004129A8">
      <w:pPr>
        <w:pStyle w:val="a3"/>
      </w:pPr>
      <w:r>
        <w:t xml:space="preserve">Математическое моделирование такой системы избавит от </w:t>
      </w:r>
      <w:r w:rsidRPr="000104BB">
        <w:rPr>
          <w:highlight w:val="yellow"/>
          <w:rPrChange w:id="7" w:author="MArs" w:date="2023-05-22T12:22:00Z">
            <w:rPr/>
          </w:rPrChange>
        </w:rPr>
        <w:t xml:space="preserve">необходимости в частом проведении </w:t>
      </w:r>
      <w:r w:rsidR="0022550E">
        <w:t>экспериментов по поиску составов с нужными свойствами</w:t>
      </w:r>
      <w:r>
        <w:t xml:space="preserve"> и даст возможность прогнозировать </w:t>
      </w:r>
      <w:r w:rsidR="0022550E">
        <w:t xml:space="preserve">эти </w:t>
      </w:r>
      <w:r>
        <w:t xml:space="preserve">свойства.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</w:t>
      </w:r>
      <w:r w:rsidR="0027712E">
        <w:t>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фотополимеризации олигоэфир(мет)акрилатов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>систематических исследований проводимых в лаборатории фотополимеризации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8" w:name="_Toc135419986"/>
      <w:r>
        <w:lastRenderedPageBreak/>
        <w:t>Цел</w:t>
      </w:r>
      <w:r w:rsidR="00573A4E">
        <w:t>ь</w:t>
      </w:r>
      <w:r>
        <w:t xml:space="preserve"> работы</w:t>
      </w:r>
      <w:bookmarkEnd w:id="8"/>
    </w:p>
    <w:p w14:paraId="378D4596" w14:textId="084277DD" w:rsidR="000053E7" w:rsidRPr="00573A4E" w:rsidRDefault="000104BB" w:rsidP="0022550E">
      <w:pPr>
        <w:pStyle w:val="a3"/>
      </w:pPr>
      <w:r>
        <w:t>На данном этапе целью работы является п</w:t>
      </w:r>
      <w:r w:rsidR="00573A4E">
        <w:t xml:space="preserve">остроение кинетической модели фотовосстановления о-хинонов в присутствии </w:t>
      </w:r>
      <w:r w:rsidR="00573A4E">
        <w:rPr>
          <w:lang w:val="en-US"/>
        </w:rPr>
        <w:t>H</w:t>
      </w:r>
      <w:r w:rsidR="00573A4E">
        <w:t>-доноров</w:t>
      </w:r>
      <w:r w:rsidR="006C2616">
        <w:t xml:space="preserve"> без учета диффузионных процессов</w:t>
      </w:r>
      <w:r w:rsidR="00F16911">
        <w:t xml:space="preserve"> и </w:t>
      </w:r>
      <w:r>
        <w:t xml:space="preserve">оценка </w:t>
      </w:r>
      <w:r w:rsidR="00F16911">
        <w:t>оптимальных параметров</w:t>
      </w:r>
      <w:r>
        <w:t xml:space="preserve"> фотоинициатора</w:t>
      </w:r>
      <w:r w:rsidR="00F16911">
        <w:t xml:space="preserve"> для проведения фотополимеризации.</w:t>
      </w:r>
    </w:p>
    <w:p w14:paraId="1B5FB86E" w14:textId="3D37E4F1" w:rsidR="00F50791" w:rsidRDefault="00F56C72" w:rsidP="009E69A0">
      <w:pPr>
        <w:pStyle w:val="21"/>
      </w:pPr>
      <w:bookmarkStart w:id="9" w:name="_Toc135419987"/>
      <w:r>
        <w:t>Задачи работы</w:t>
      </w:r>
      <w:bookmarkEnd w:id="9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10" w:name="_Toc135419988"/>
      <w:bookmarkStart w:id="11" w:name="_Hlk134744030"/>
      <w:bookmarkEnd w:id="3"/>
      <w:r>
        <w:lastRenderedPageBreak/>
        <w:t xml:space="preserve">Литературный </w:t>
      </w:r>
      <w:r w:rsidRPr="009143C3">
        <w:t>обзор</w:t>
      </w:r>
      <w:bookmarkEnd w:id="10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2" w:name="_Toc135419989"/>
      <w:bookmarkStart w:id="13" w:name="_Hlk134744164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2"/>
    </w:p>
    <w:p w14:paraId="409475A8" w14:textId="39BC290F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="003E2351"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ZUMTM6NTI6MDM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F30733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14" w:name="_Ref135115514"/>
            <w:bookmarkStart w:id="15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14"/>
            <w:r>
              <w:t>)</w:t>
            </w:r>
            <w:bookmarkEnd w:id="15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16" w:name="_Toc135419990"/>
      <w:bookmarkStart w:id="17" w:name="_Hlk134744241"/>
      <w:bookmarkEnd w:id="13"/>
      <w:r w:rsidRPr="009143C3">
        <w:t>Фотосенсибилизация</w:t>
      </w:r>
      <w:bookmarkEnd w:id="16"/>
    </w:p>
    <w:p w14:paraId="42549D62" w14:textId="19B043BB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r w:rsidR="00975EA5" w:rsidRPr="004601CE">
        <w:t>интеркомбинационн</w:t>
      </w:r>
      <w:r w:rsidR="00975EA5">
        <w:t>ая</w:t>
      </w:r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commentRangeStart w:id="18"/>
      <w:r w:rsidR="00975EA5" w:rsidRPr="004601CE">
        <w:t xml:space="preserve">бензофенонов и хинонов </w:t>
      </w:r>
      <w:commentRangeEnd w:id="18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8"/>
      </w:r>
      <w:r w:rsidR="00975EA5" w:rsidRPr="004601CE">
        <w:t>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lQxMzo1MjowM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(пара-хлоранила)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Mzo1Mjow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>, б</w:t>
      </w:r>
      <w:r w:rsidR="00975EA5" w:rsidRPr="00B31157">
        <w:t>ензофенона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r w:rsidR="00975EA5" w:rsidRPr="004601CE">
        <w:t>фотовозбужденного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r w:rsidR="00975EA5" w:rsidRPr="004601CE">
        <w:t>бирадикальн</w:t>
      </w:r>
      <w:r w:rsidR="00975EA5">
        <w:t>ое</w:t>
      </w:r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9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43B2E">
        <w:t xml:space="preserve"> с третичным амином</w:t>
      </w:r>
      <w:r w:rsidR="00BE18A4">
        <w:t>.</w:t>
      </w:r>
      <w:commentRangeEnd w:id="19"/>
      <w:r w:rsidR="00BE18A4">
        <w:rPr>
          <w:rStyle w:val="afc"/>
          <w:rFonts w:eastAsia="SimSun" w:cstheme="minorBidi"/>
          <w:color w:val="auto"/>
          <w:lang w:eastAsia="en-US"/>
        </w:rPr>
        <w:commentReference w:id="19"/>
      </w:r>
    </w:p>
    <w:p w14:paraId="4B356988" w14:textId="25BEE51B" w:rsidR="00841974" w:rsidRDefault="00841974" w:rsidP="003D68D9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F30733" w:rsidRPr="004E4165" w:rsidRDefault="00F30733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F30733" w:rsidRPr="004E4165" w:rsidRDefault="00F30733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20" w:name="_Toc135419991"/>
      <w:bookmarkEnd w:id="11"/>
      <w:bookmarkEnd w:id="17"/>
      <w:commentRangeStart w:id="21"/>
      <w:r>
        <w:lastRenderedPageBreak/>
        <w:t>Фотовосстановление</w:t>
      </w:r>
      <w:commentRangeEnd w:id="21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1"/>
      </w:r>
      <w:bookmarkEnd w:id="20"/>
    </w:p>
    <w:p w14:paraId="20A93A4A" w14:textId="40229F3C" w:rsidR="00EF5950" w:rsidRPr="00F52122" w:rsidRDefault="004B3E26" w:rsidP="004129A8">
      <w:pPr>
        <w:pStyle w:val="a3"/>
      </w:pPr>
      <w:bookmarkStart w:id="22" w:name="_Hlk134744485"/>
      <w:r>
        <w:t>В</w:t>
      </w:r>
      <w:r w:rsidR="00CD36C3">
        <w:t xml:space="preserve"> присутствии Н-доноров (пирокатехинов и диэтиланилина)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r>
        <w:t xml:space="preserve">семихиноновых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r w:rsidR="009A32AB">
        <w:t xml:space="preserve">аминометильного </w:t>
      </w:r>
      <w:r w:rsidR="00F52122">
        <w:t>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167F7B7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r w:rsidR="002D37FE" w:rsidRPr="00E303DB">
        <w:t>оксифеноксильн</w:t>
      </w:r>
      <w:r w:rsidR="002D37FE">
        <w:t>ые</w:t>
      </w:r>
      <w:r w:rsidR="002D37FE" w:rsidRPr="00E303DB">
        <w:t xml:space="preserve"> и </w:t>
      </w:r>
      <w:r w:rsidR="00F5283F">
        <w:t xml:space="preserve">аминометильные </w:t>
      </w:r>
      <w:r w:rsidR="002D37FE" w:rsidRPr="00E303DB">
        <w:t>радикал</w:t>
      </w:r>
      <w:r w:rsidR="002D37FE">
        <w:t>ы</w:t>
      </w:r>
      <w:r>
        <w:t xml:space="preserve"> см. </w:t>
      </w:r>
      <w:commentRangeStart w:id="23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commentRangeEnd w:id="23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23"/>
      </w:r>
      <w:r w:rsidR="00CD36C3" w:rsidRPr="00F113BC">
        <w:t>.</w:t>
      </w:r>
      <w:r w:rsidR="00CD36C3">
        <w:t xml:space="preserve"> </w:t>
      </w:r>
    </w:p>
    <w:p w14:paraId="16A63999" w14:textId="21896321" w:rsidR="00E00D60" w:rsidRDefault="000C38B6" w:rsidP="000E15C1">
      <w:pPr>
        <w:pStyle w:val="aff5"/>
      </w:pPr>
      <w:r>
        <w:object w:dxaOrig="6169" w:dyaOrig="759" w14:anchorId="13206E49">
          <v:shape id="_x0000_i1025" type="#_x0000_t75" style="width:464pt;height:57.5pt" o:ole="">
            <v:imagedata r:id="rId15" o:title=""/>
          </v:shape>
          <o:OLEObject Type="Embed" ProgID="ChemDraw.Document.6.0" ShapeID="_x0000_i1025" DrawAspect="Content" ObjectID="_1746614376" r:id="rId16"/>
        </w:object>
      </w:r>
    </w:p>
    <w:p w14:paraId="0F09AEC8" w14:textId="5EA27203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4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4"/>
      <w:r>
        <w:t>. Механизм фотовосстановления о-</w:t>
      </w:r>
      <w:r w:rsidRPr="00E00D60">
        <w:t>хинонов</w:t>
      </w:r>
      <w:r>
        <w:t xml:space="preserve"> аминами</w:t>
      </w:r>
      <w:r w:rsidR="00F5283F">
        <w:t>.</w:t>
      </w:r>
    </w:p>
    <w:p w14:paraId="12EFA4C2" w14:textId="7288B716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о-хононов</w:t>
      </w:r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Mzo1MjowM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ZUMTM6NTI6MDM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lQxMzo1MjowM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ZUMTM6NTI6MDM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>Поэтому для рассмотрения принята</w:t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lQxMzo1Mjow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ZUMTM6NTI6MD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zOjUyOjAz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</w:t>
      </w:r>
      <w:r w:rsidR="00DF737A" w:rsidRPr="00F5283F">
        <w:t>однако был доказан</w:t>
      </w:r>
      <w:r w:rsidR="00F5283F" w:rsidRPr="00F5283F">
        <w:t xml:space="preserve"> для карбонильных соединений</w:t>
      </w:r>
      <w:r w:rsidR="00DF737A" w:rsidRPr="00F5283F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 w:rsidRPr="00F5283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lQxMzo1MjowM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 w:rsidRPr="00F5283F">
              <w:t>[23]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 w:rsidRPr="00F5283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Mzo1MjowM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ZUMTM6NTI6MDM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 w:rsidRPr="00F5283F">
              <w:t>, 25]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 и пары бензофенон – N,N-диэтиланилин</w:t>
      </w:r>
      <w:r w:rsidR="00F5283F">
        <w:t>, выводы можно обобщить и на систему о-бензохинон - амин</w:t>
      </w:r>
      <w:r w:rsidR="00DF737A" w:rsidRPr="00F5283F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9B7EAAC" wp14:editId="1213722F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92226"/>
                          <a:chOff x="0" y="310246"/>
                          <a:chExt cx="5557520" cy="1292226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F30733" w:rsidRPr="00596DA9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5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5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102" coordsize="55575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8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F30733" w:rsidRPr="00596DA9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6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6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5672E0F6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Mzo1Mjow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Mzo1Mjow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>, имеет тот же смысл, что и термин «триплетный эксиплекс»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2VDEzOjUyOjAz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>ушение возбужденного состояния бензофенона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ZUMTM6NTI6MDM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r w:rsidR="00106DFE" w:rsidRPr="00106DFE">
        <w:t>бензофенон – ДМА</w:t>
      </w:r>
      <w:r w:rsidR="00106DFE">
        <w:t xml:space="preserve"> в </w:t>
      </w:r>
      <w:r w:rsidR="00106DFE" w:rsidRPr="00106DFE">
        <w:t>ацетонитрил</w:t>
      </w:r>
      <w:r w:rsidR="00310F1C">
        <w:t>е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2VDEzOjUyOjA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>определяется red/ox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r w:rsidR="00BB5448" w:rsidRPr="00106DFE">
        <w:t>бензофенон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lQxMzo1MjowM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Pr="00A13C58">
        <w:t xml:space="preserve"> -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r w:rsidR="00B7473F" w:rsidRPr="00B7473F">
        <w:t xml:space="preserve">бензофенон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Mzo1Mjow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r w:rsidR="003908B4" w:rsidRPr="003908B4">
        <w:t xml:space="preserve">пирролохинолинхинон –бензиловый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Mzo1Mjow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>различных бензофенонов</w:t>
      </w:r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Mzo1Mjow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5277C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  <w:lang w:eastAsia="ru-RU"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8D54DEF" w:rsidR="00F30733" w:rsidRDefault="00F30733" w:rsidP="009143C3">
                              <w:pPr>
                                <w:pStyle w:val="af4"/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F30733" w:rsidRDefault="00F30733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F30733" w:rsidRDefault="00F30733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F30733" w:rsidRPr="00814C1C" w:rsidRDefault="00F30733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20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8D54DEF" w:rsidR="00F30733" w:rsidRDefault="00F30733" w:rsidP="009143C3">
                        <w:pPr>
                          <w:pStyle w:val="af4"/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F30733" w:rsidRDefault="00F30733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F30733" w:rsidRDefault="00F30733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F30733" w:rsidRPr="00814C1C" w:rsidRDefault="00F30733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4B7098C0" w:rsidR="00E906B7" w:rsidRDefault="00841974" w:rsidP="004129A8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zOjUyOjA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zOjUyOjA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Mzo1Mjow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что значительно меньше констант переноса </w:t>
      </w:r>
      <w:r w:rsidR="00D45E5B">
        <w:rPr>
          <w:lang w:val="en-US"/>
        </w:rPr>
        <w:t>H</w:t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</w:t>
      </w:r>
      <w:r w:rsidR="009920C7" w:rsidRPr="009920C7">
        <w:lastRenderedPageBreak/>
        <w:t>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="00FE2145" w:rsidRPr="00FE2145">
        <w:t>, что влияет на</w:t>
      </w:r>
      <w:r w:rsidRPr="00FE2145">
        <w:t xml:space="preserve"> эффективность процесса фотовосстановления</w:t>
      </w:r>
      <w:r w:rsidRPr="00EF1CA2">
        <w:t>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4B23AF15" w:rsidR="00E906B7" w:rsidRDefault="00E906B7" w:rsidP="004129A8">
      <w:pPr>
        <w:pStyle w:val="a3"/>
      </w:pPr>
      <w:r>
        <w:t xml:space="preserve">Кроме взаимодействия </w:t>
      </w:r>
      <w:r w:rsidR="00104911">
        <w:t xml:space="preserve">с </w:t>
      </w:r>
      <w:r>
        <w:t>аминами, о-хинон</w:t>
      </w:r>
      <w:r w:rsidR="00FE2145">
        <w:t xml:space="preserve"> в триплетном возбужденном состоянии</w:t>
      </w:r>
      <w:r>
        <w:t xml:space="preserve">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</w:t>
      </w:r>
      <w:r w:rsidR="00104911">
        <w:t xml:space="preserve">в </w:t>
      </w:r>
      <w:r>
        <w:t>обычных условиях термоинициирования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оксифеноксильные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zOjUyOjA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2VDEzOjUyOjAz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ZUMTM6NTI6MDM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9D21CC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ZjdiZGZiMTEtMjMzNS00MTMzLWE3MmUtOGY4ZDk4OWM3ZjRmIiwiVGV4dCI6IlszM10iLCJXQUlWZXJzaW9uIjoiNi4xNS4yLjAifQ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B684052" w14:textId="77777777" w:rsidR="000E15C1" w:rsidRDefault="000E15C1" w:rsidP="004129A8">
      <w:pPr>
        <w:pStyle w:val="a3"/>
      </w:pPr>
    </w:p>
    <w:p w14:paraId="671032A3" w14:textId="7C0D155E" w:rsidR="000E15C1" w:rsidRDefault="000C38B6" w:rsidP="000C38B6">
      <w:pPr>
        <w:pStyle w:val="aff5"/>
      </w:pPr>
      <w:r>
        <w:object w:dxaOrig="7373" w:dyaOrig="824" w14:anchorId="423BB26F">
          <v:shape id="_x0000_i1026" type="#_x0000_t75" style="width:468pt;height:52pt" o:ole="">
            <v:imagedata r:id="rId21" o:title=""/>
          </v:shape>
          <o:OLEObject Type="Embed" ProgID="ChemDraw.Document.6.0" ShapeID="_x0000_i1026" DrawAspect="Content" ObjectID="_1746614377" r:id="rId22"/>
        </w:object>
      </w:r>
    </w:p>
    <w:p w14:paraId="727387A4" w14:textId="0170D59D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9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29"/>
      <w:r>
        <w:t>. Фотовосстановление хинонов в присутствии пирокатехинов.</w:t>
      </w:r>
    </w:p>
    <w:p w14:paraId="1E2F9324" w14:textId="6E0605C5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1DB289A" wp14:editId="5ABA0BB8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378A23F8" w:rsidR="00F30733" w:rsidRDefault="00F30733" w:rsidP="009143C3">
                              <w:pPr>
                                <w:pStyle w:val="af4"/>
                              </w:pPr>
                              <w:bookmarkStart w:id="30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0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F30733" w:rsidRDefault="00F30733" w:rsidP="009143C3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F30733" w:rsidRDefault="00F30733" w:rsidP="009143C3">
                              <w:pPr>
                                <w:pStyle w:val="af4"/>
                              </w:pPr>
                              <w:r w:rsidRPr="00C0583B">
                                <w:t>антантрона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F30733" w:rsidRPr="007848E7" w:rsidRDefault="00F30733" w:rsidP="009143C3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4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378A23F8" w:rsidR="00F30733" w:rsidRDefault="00F30733" w:rsidP="009143C3">
                        <w:pPr>
                          <w:pStyle w:val="af4"/>
                        </w:pPr>
                        <w:bookmarkStart w:id="31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1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F30733" w:rsidRDefault="00F30733" w:rsidP="009143C3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F30733" w:rsidRDefault="00F30733" w:rsidP="009143C3">
                        <w:pPr>
                          <w:pStyle w:val="af4"/>
                        </w:pPr>
                        <w:r w:rsidRPr="00C0583B">
                          <w:t>антантрона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F30733" w:rsidRPr="007848E7" w:rsidRDefault="00F30733" w:rsidP="009143C3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78DA803E" w:rsidR="00EF5950" w:rsidRPr="00EE6AF8" w:rsidRDefault="00EF5950" w:rsidP="004129A8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Mzo1Mjow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хинонов </w:t>
      </w:r>
      <w:r w:rsidR="000C38B6">
        <w:t xml:space="preserve">в триплетном состоянии </w:t>
      </w:r>
      <w:r w:rsidR="00AE51F7">
        <w:t>на разных донорах электрона</w:t>
      </w:r>
      <w:r w:rsidR="00F52122">
        <w:t>.</w:t>
      </w:r>
      <w:r>
        <w:t xml:space="preserve"> </w:t>
      </w:r>
      <w:r w:rsidR="00F52122">
        <w:t>О</w:t>
      </w:r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</w:p>
    <w:p w14:paraId="7A1ADB32" w14:textId="34CD1603" w:rsidR="002D37FE" w:rsidRDefault="002D37FE" w:rsidP="009143C3">
      <w:pPr>
        <w:pStyle w:val="31"/>
      </w:pPr>
      <w:bookmarkStart w:id="32" w:name="_Toc135419992"/>
      <w:bookmarkEnd w:id="22"/>
      <w:r>
        <w:t>Радикальные реакции</w:t>
      </w:r>
      <w:bookmarkEnd w:id="32"/>
    </w:p>
    <w:p w14:paraId="32F782A1" w14:textId="0FAA160B" w:rsidR="002D37FE" w:rsidRDefault="002D37FE" w:rsidP="004129A8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r w:rsidRPr="00E303DB">
        <w:lastRenderedPageBreak/>
        <w:t xml:space="preserve">оксифеноксильного и </w:t>
      </w:r>
      <w:r w:rsidR="000C38B6"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 w:rsidR="00104911">
        <w:t>формировать</w:t>
      </w:r>
      <w:r w:rsidR="00104911" w:rsidRPr="002D37FE">
        <w:t xml:space="preserve"> </w:t>
      </w:r>
      <w:r w:rsidRPr="002D37FE">
        <w:t>фенолэфир, который является главным первичным продуктом фотовосстановления орто-хинонов</w:t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104911">
        <w:t>. Данное соединени</w:t>
      </w:r>
      <w:r w:rsidR="008E77E7">
        <w:t>е</w:t>
      </w:r>
      <w:r w:rsidR="00877B6A">
        <w:t xml:space="preserve"> неустойчив</w:t>
      </w:r>
      <w:r w:rsidR="00104911">
        <w:t>о и может трансформироваться с образованием в конечном итоге пирокатехина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2EEAFC7E" w14:textId="7271AE52" w:rsidR="00E00D60" w:rsidRDefault="000C38B6" w:rsidP="000C38B6">
      <w:pPr>
        <w:pStyle w:val="aff5"/>
      </w:pPr>
      <w:r>
        <w:object w:dxaOrig="5631" w:dyaOrig="759" w14:anchorId="4B88FB72">
          <v:shape id="_x0000_i1027" type="#_x0000_t75" style="width:465pt;height:63pt" o:ole="">
            <v:imagedata r:id="rId25" o:title=""/>
          </v:shape>
          <o:OLEObject Type="Embed" ProgID="ChemDraw.Document.6.0" ShapeID="_x0000_i1027" DrawAspect="Content" ObjectID="_1746614378" r:id="rId26"/>
        </w:object>
      </w:r>
    </w:p>
    <w:p w14:paraId="7F640173" w14:textId="20D678CB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3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33"/>
      <w:r>
        <w:t xml:space="preserve">. Механизм </w:t>
      </w:r>
      <w:r w:rsidR="008E77E7">
        <w:t xml:space="preserve">образования </w:t>
      </w:r>
      <w:r>
        <w:t>фенолэфира.</w:t>
      </w:r>
    </w:p>
    <w:p w14:paraId="4718C046" w14:textId="6D775ADB" w:rsidR="000758F9" w:rsidRDefault="00877B6A" w:rsidP="009143C3">
      <w:pPr>
        <w:pStyle w:val="a3"/>
      </w:pPr>
      <w:r>
        <w:t>При этом в системе наблюдается равновесие между оксифеноксильными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2F9F2B88" w14:textId="609E217C" w:rsidR="000C38B6" w:rsidRPr="000C38B6" w:rsidRDefault="000C38B6" w:rsidP="000C38B6">
      <w:pPr>
        <w:pStyle w:val="aff5"/>
      </w:pPr>
      <w:r>
        <w:object w:dxaOrig="6370" w:dyaOrig="756" w14:anchorId="5D81DCD3">
          <v:shape id="_x0000_i1028" type="#_x0000_t75" style="width:470.5pt;height:55.5pt" o:ole="">
            <v:imagedata r:id="rId27" o:title=""/>
          </v:shape>
          <o:OLEObject Type="Embed" ProgID="ChemDraw.Document.6.0" ShapeID="_x0000_i1028" DrawAspect="Content" ObjectID="_1746614379" r:id="rId28"/>
        </w:object>
      </w: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4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34"/>
      <w:r>
        <w:t>. Взаимодействие оксифеноксильных радикалов с амином</w:t>
      </w:r>
    </w:p>
    <w:p w14:paraId="04130575" w14:textId="0B38F584" w:rsidR="00877B6A" w:rsidRDefault="00F52122" w:rsidP="004129A8">
      <w:pPr>
        <w:pStyle w:val="a2"/>
      </w:pPr>
      <w:r>
        <w:t xml:space="preserve">Эта реакция является ингибирующей </w:t>
      </w:r>
      <w:r w:rsidR="00C827E8">
        <w:t xml:space="preserve">радикальную </w:t>
      </w:r>
      <w:r>
        <w:t>полимеризаци</w:t>
      </w:r>
      <w:r w:rsidR="00C827E8">
        <w:t>ю</w:t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электроно-акцепторными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r w:rsidR="00BE00AC">
        <w:t>Однако в данной работе моделируется лишь инициирование системы, поэтому эта реакция не используется при расчетах.</w:t>
      </w:r>
    </w:p>
    <w:p w14:paraId="3CF865EF" w14:textId="1DD92C3F" w:rsidR="000758F9" w:rsidRDefault="000C38B6" w:rsidP="004129A8">
      <w:pPr>
        <w:pStyle w:val="a2"/>
      </w:pPr>
      <w:r>
        <w:object w:dxaOrig="9495" w:dyaOrig="1697" w14:anchorId="6A49C8F8">
          <v:shape id="_x0000_i1029" type="#_x0000_t75" style="width:467.5pt;height:83.5pt" o:ole="">
            <v:imagedata r:id="rId29" o:title=""/>
          </v:shape>
          <o:OLEObject Type="Embed" ProgID="ChemDraw.Document.6.0" ShapeID="_x0000_i1029" DrawAspect="Content" ObjectID="_1746614380" r:id="rId30"/>
        </w:object>
      </w: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5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35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35815E8" w14:textId="0312875B" w:rsidR="002D37FE" w:rsidRDefault="00877B6A" w:rsidP="004129A8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Pr="00877B6A">
        <w:t xml:space="preserve"> </w:t>
      </w:r>
      <w:r w:rsidRPr="00E303DB">
        <w:t>Например, 3,5- и 3,6-ди-трет-бутилбензохинонов-1,2 в присутствии соответствующих им пирокатехинов приводит к образованию семихинонов, которые после диспропорционируют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9D21CC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zOjUyOjAz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OTkwYjg0OGYtMDRjYi00Yzg3LWI3MjMtMDUzZDFhODdiNDczIiwiVGV4dCI6IlszM10iLCJXQUlWZXJzaW9uIjoiNi4xNS4yLjAifQ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r w:rsidR="000C38B6" w:rsidRPr="00E303DB">
        <w:t xml:space="preserve">оксифеноксильных </w:t>
      </w:r>
      <w:r w:rsidR="002D37FE"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Mzo1Mjow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57D35F2" w14:textId="4F1F50C8" w:rsidR="000C38B6" w:rsidRDefault="000C38B6" w:rsidP="000C38B6">
      <w:pPr>
        <w:pStyle w:val="aff5"/>
      </w:pPr>
      <w:r>
        <w:object w:dxaOrig="7798" w:dyaOrig="838" w14:anchorId="4203D3ED">
          <v:shape id="_x0000_i1030" type="#_x0000_t75" style="width:465.5pt;height:50pt" o:ole="">
            <v:imagedata r:id="rId31" o:title=""/>
          </v:shape>
          <o:OLEObject Type="Embed" ProgID="ChemDraw.Document.6.0" ShapeID="_x0000_i1030" DrawAspect="Content" ObjectID="_1746614381" r:id="rId32"/>
        </w:object>
      </w: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6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36"/>
      <w:r>
        <w:t>. Диспропорционирование оксифенксильных радикалов.</w:t>
      </w:r>
    </w:p>
    <w:p w14:paraId="0B0C4FF0" w14:textId="0961B942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r w:rsidR="006258BC">
        <w:t xml:space="preserve">оксифенксильных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Mzo1Mjow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37"/>
      <w:r>
        <w:t xml:space="preserve">по константам скорости реакций </w:t>
      </w:r>
      <w:r w:rsidR="006258BC">
        <w:t xml:space="preserve">оксифенксильных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диспопроционирования семихинонных радикалов нужных о-хинонв не было </w:t>
      </w:r>
      <w:commentRangeStart w:id="38"/>
      <w:r w:rsidR="00E548AF">
        <w:t>найдено</w:t>
      </w:r>
      <w:commentRangeEnd w:id="37"/>
      <w:r w:rsidR="00E548AF">
        <w:rPr>
          <w:rStyle w:val="afc"/>
          <w:rFonts w:eastAsia="SimSun" w:cstheme="minorBidi"/>
          <w:color w:val="auto"/>
          <w:lang w:eastAsia="en-US"/>
        </w:rPr>
        <w:commentReference w:id="37"/>
      </w:r>
      <w:commentRangeEnd w:id="38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38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F30733" w:rsidRPr="003D089E" w:rsidRDefault="00F30733" w:rsidP="009143C3">
                              <w:pPr>
                                <w:pStyle w:val="af4"/>
                              </w:pPr>
                              <w:bookmarkStart w:id="39" w:name="_Ref135124116"/>
                              <w:bookmarkStart w:id="40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9"/>
                              <w:r w:rsidRPr="003D089E">
                                <w:t xml:space="preserve">. Константы гибели семихиноновых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4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F30733" w:rsidRPr="003D089E" w:rsidRDefault="00F30733" w:rsidP="009143C3">
                        <w:pPr>
                          <w:pStyle w:val="af4"/>
                        </w:pPr>
                        <w:bookmarkStart w:id="41" w:name="_Ref135124116"/>
                        <w:bookmarkStart w:id="42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1"/>
                        <w:r w:rsidRPr="003D089E">
                          <w:t xml:space="preserve">. Константы гибели семихиноновых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2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43" w:name="_Toc135419993"/>
      <w:r>
        <w:t>Стабильность продуктов реакции фотовосстановления</w:t>
      </w:r>
      <w:bookmarkEnd w:id="43"/>
    </w:p>
    <w:p w14:paraId="4518D33A" w14:textId="1CED1D6C" w:rsidR="00383542" w:rsidRDefault="00F87803" w:rsidP="004129A8">
      <w:pPr>
        <w:pStyle w:val="a3"/>
      </w:pPr>
      <w:r>
        <w:t xml:space="preserve">Продукты фотовосстановления о-хинонов аминами - аминозамещённые фенолэфиры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M6NTI6MD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>Степень устойчивости фенолэфиров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>увеличивается при уменьшении объема заместителя рядом с новой эфирной связью. Также устойчивость фенолэфиров также зависит от red/ox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>по гетеролитическому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>. Подтверждает такой механизма распада фенолэфира чувствительность скорости распада фенолэфира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F30733" w:rsidP="004129A8">
      <w:pPr>
        <w:pStyle w:val="a3"/>
      </w:pPr>
      <w:r>
        <w:rPr>
          <w:noProof/>
        </w:rPr>
        <w:lastRenderedPageBreak/>
        <w:object w:dxaOrig="0" w:dyaOrig="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5" o:title=""/>
          </v:shape>
          <o:OLEObject Type="Embed" ProgID="ChemDraw.Document.6.0" ShapeID="_x0000_s1039" DrawAspect="Content" ObjectID="_1746614382" r:id="rId36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4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44"/>
      <w:r>
        <w:t>. Механизм распада аминозамещенного фенолэфира</w:t>
      </w:r>
    </w:p>
    <w:p w14:paraId="569C0E92" w14:textId="3ACDCECB" w:rsidR="00CC5A5F" w:rsidRDefault="00CC5A5F" w:rsidP="004129A8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фенолэфир</w:t>
      </w:r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Mzo1MjowM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2VDEzOjUyOjAz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45"/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commentRangeEnd w:id="45"/>
      <w:r w:rsidR="00953FE3">
        <w:rPr>
          <w:rStyle w:val="afc"/>
          <w:rFonts w:eastAsia="SimSun" w:cstheme="minorBidi"/>
          <w:color w:val="auto"/>
          <w:lang w:eastAsia="en-US"/>
        </w:rPr>
        <w:commentReference w:id="45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46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46"/>
      <w:r>
        <w:t>. Константы распада различных фенолэфиров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  <w:lang w:eastAsia="ru-RU"/>
        </w:rPr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47" w:name="_Toc135419994"/>
      <w:r>
        <w:t>Фотолиз</w:t>
      </w:r>
      <w:bookmarkEnd w:id="47"/>
    </w:p>
    <w:p w14:paraId="381C1A51" w14:textId="7BDC832B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</w:t>
      </w:r>
      <w:r w:rsidRPr="00C827E8">
        <w:rPr>
          <w:highlight w:val="yellow"/>
          <w:rPrChange w:id="48" w:author="MArs" w:date="2023-05-22T13:20:00Z">
            <w:rPr/>
          </w:rPrChange>
        </w:rPr>
        <w:t xml:space="preserve">который был исследован </w:t>
      </w:r>
      <w:r w:rsidR="002C1A9E" w:rsidRPr="00C827E8">
        <w:rPr>
          <w:highlight w:val="yellow"/>
          <w:rPrChange w:id="49" w:author="MArs" w:date="2023-05-22T13:20:00Z">
            <w:rPr/>
          </w:rPrChange>
        </w:rPr>
        <w:t xml:space="preserve">авторами </w:t>
      </w:r>
      <w:sdt>
        <w:sdtPr>
          <w:rPr>
            <w:highlight w:val="yellow"/>
          </w:rPr>
          <w:alias w:val="To edit, see citavi.com/edit"/>
          <w:tag w:val="CitaviPlaceholder#d36c1a3c-d8e3-45a1-814b-ab02b1177295"/>
          <w:id w:val="-1031790156"/>
        </w:sdtPr>
        <w:sdtContent>
          <w:r w:rsidR="002C1A9E" w:rsidRPr="00C827E8">
            <w:rPr>
              <w:highlight w:val="yellow"/>
              <w:rPrChange w:id="50" w:author="MArs" w:date="2023-05-22T13:20:00Z">
                <w:rPr/>
              </w:rPrChange>
            </w:rPr>
            <w:fldChar w:fldCharType="begin"/>
          </w:r>
          <w:r w:rsidR="009D21CC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M6NTI6MD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 w:rsidRPr="00C827E8">
            <w:rPr>
              <w:highlight w:val="yellow"/>
              <w:rPrChange w:id="51" w:author="MArs" w:date="2023-05-22T13:20:00Z">
                <w:rPr/>
              </w:rPrChange>
            </w:rPr>
            <w:fldChar w:fldCharType="separate"/>
          </w:r>
          <w:r w:rsidR="00972FE3" w:rsidRPr="00C827E8">
            <w:rPr>
              <w:highlight w:val="yellow"/>
              <w:rPrChange w:id="52" w:author="MArs" w:date="2023-05-22T13:20:00Z">
                <w:rPr/>
              </w:rPrChange>
            </w:rPr>
            <w:fldChar w:fldCharType="begin"/>
          </w:r>
          <w:r w:rsidR="00972FE3" w:rsidRPr="00C827E8">
            <w:rPr>
              <w:highlight w:val="yellow"/>
              <w:rPrChange w:id="53" w:author="MArs" w:date="2023-05-22T13:20:00Z">
                <w:rPr/>
              </w:rPrChange>
            </w:rPr>
            <w:instrText xml:space="preserve"> HYPERLINK \l "_CTVL00120515669bea94e249ee7fdc8eec508be" \o "Курский, Ю.А. Строение и реакционная способность замещённых о-хинонов и их производных / Ю.А. Курский. – Нижний Новгород." </w:instrText>
          </w:r>
          <w:r w:rsidR="00972FE3" w:rsidRPr="00C827E8">
            <w:rPr>
              <w:highlight w:val="yellow"/>
              <w:rPrChange w:id="54" w:author="MArs" w:date="2023-05-22T13:20:00Z">
                <w:rPr/>
              </w:rPrChange>
            </w:rPr>
            <w:fldChar w:fldCharType="separate"/>
          </w:r>
          <w:r w:rsidR="006D4713" w:rsidRPr="00C827E8">
            <w:rPr>
              <w:highlight w:val="yellow"/>
              <w:rPrChange w:id="55" w:author="MArs" w:date="2023-05-22T13:20:00Z">
                <w:rPr/>
              </w:rPrChange>
            </w:rPr>
            <w:t>[36]</w:t>
          </w:r>
          <w:r w:rsidR="00972FE3" w:rsidRPr="00C827E8">
            <w:rPr>
              <w:highlight w:val="yellow"/>
              <w:rPrChange w:id="56" w:author="MArs" w:date="2023-05-22T13:20:00Z">
                <w:rPr/>
              </w:rPrChange>
            </w:rPr>
            <w:fldChar w:fldCharType="end"/>
          </w:r>
          <w:r w:rsidR="002C1A9E" w:rsidRPr="00C827E8">
            <w:rPr>
              <w:highlight w:val="yellow"/>
              <w:rPrChange w:id="57" w:author="MArs" w:date="2023-05-22T13:20:00Z">
                <w:rPr/>
              </w:rPrChange>
            </w:rPr>
            <w:fldChar w:fldCharType="end"/>
          </w:r>
        </w:sdtContent>
      </w:sdt>
      <w:r w:rsidRPr="00C827E8">
        <w:rPr>
          <w:highlight w:val="yellow"/>
          <w:rPrChange w:id="58" w:author="MArs" w:date="2023-05-22T13:20:00Z">
            <w:rPr/>
          </w:rPrChange>
        </w:rPr>
        <w:t xml:space="preserve"> </w:t>
      </w:r>
      <w:r w:rsidR="00844787" w:rsidRPr="00C827E8">
        <w:rPr>
          <w:highlight w:val="yellow"/>
          <w:rPrChange w:id="59" w:author="MArs" w:date="2023-05-22T13:20:00Z">
            <w:rPr/>
          </w:rPrChange>
        </w:rPr>
        <w:t>бензольных растворов</w:t>
      </w:r>
      <w:r w:rsidR="00231678" w:rsidRPr="00C827E8">
        <w:rPr>
          <w:highlight w:val="yellow"/>
          <w:rPrChange w:id="60" w:author="MArs" w:date="2023-05-22T13:20:00Z">
            <w:rPr/>
          </w:rPrChange>
        </w:rPr>
        <w:t xml:space="preserve"> 3,6-ди-трет-бутил-о-бензохинона и серии некоторых его 4,5-ди-производных</w:t>
      </w:r>
      <w:r w:rsidRPr="00C827E8">
        <w:rPr>
          <w:highlight w:val="yellow"/>
          <w:rPrChange w:id="61" w:author="MArs" w:date="2023-05-22T13:20:00Z">
            <w:rPr/>
          </w:rPrChange>
        </w:rPr>
        <w:t xml:space="preserve"> был исследован </w:t>
      </w:r>
      <w:commentRangeStart w:id="62"/>
      <w:r w:rsidRPr="00C827E8">
        <w:rPr>
          <w:highlight w:val="yellow"/>
          <w:rPrChange w:id="63" w:author="MArs" w:date="2023-05-22T13:20:00Z">
            <w:rPr/>
          </w:rPrChange>
        </w:rPr>
        <w:t>фотолиз</w:t>
      </w:r>
      <w:commentRangeEnd w:id="62"/>
      <w:r w:rsidR="00C827E8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62"/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фотодимеризация двух молекул замещённого бицикло[3.1.0]гекс-3-еп-2,6-диона.</w:t>
      </w:r>
      <w:r w:rsidR="00C17DFB">
        <w:t xml:space="preserve"> </w:t>
      </w:r>
      <w:r w:rsidR="0020194D" w:rsidRPr="0020194D">
        <w:t>Следовательно, фотолитическое декарбонилирование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M6NTI6MD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>На первом этапе фотовозбужденная молекула о-хинона перегруппируется из</w:t>
      </w:r>
      <w:r w:rsidR="0020194D">
        <w:t xml:space="preserve"> </w:t>
      </w:r>
      <w:r w:rsidR="0020194D"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 w:rsidR="000930F5">
        <w:t xml:space="preserve">, </w:t>
      </w:r>
      <w:commentRangeStart w:id="64"/>
      <w:r w:rsidR="000930F5">
        <w:t>со скоростью примерно такой же что и фотовосстановление</w:t>
      </w:r>
      <w:commentRangeEnd w:id="64"/>
      <w:r w:rsidR="000930F5">
        <w:rPr>
          <w:rStyle w:val="afc"/>
          <w:rFonts w:eastAsia="SimSun" w:cstheme="minorBidi"/>
          <w:color w:val="auto"/>
          <w:lang w:eastAsia="en-US"/>
        </w:rPr>
        <w:commentReference w:id="64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M6NTI6MD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4AD353B6" w:rsidR="000758F9" w:rsidRDefault="00F30733" w:rsidP="004129A8">
      <w:pPr>
        <w:pStyle w:val="a3"/>
      </w:pPr>
      <w:r>
        <w:rPr>
          <w:noProof/>
        </w:rPr>
        <w:object w:dxaOrig="0" w:dyaOrig="0" w14:anchorId="55E79087">
          <v:shape id="_x0000_s1040" type="#_x0000_t75" style="position:absolute;left:0;text-align:left;margin-left:50.6pt;margin-top:-10.9pt;width:354.65pt;height:215.2pt;z-index:251655168" filled="t" stroked="t" strokecolor="none">
            <v:imagedata r:id="rId38" o:title=""/>
          </v:shape>
          <o:OLEObject Type="Embed" ProgID="ChemDraw.Document.6.0" ShapeID="_x0000_s1040" DrawAspect="Content" ObjectID="_1746614383" r:id="rId39"/>
        </w:object>
      </w:r>
    </w:p>
    <w:p w14:paraId="3421C6F6" w14:textId="0EDA9D0B" w:rsidR="00184F68" w:rsidRDefault="00184F68" w:rsidP="004129A8">
      <w:pPr>
        <w:pStyle w:val="a3"/>
      </w:pPr>
    </w:p>
    <w:p w14:paraId="73C76205" w14:textId="1B736969" w:rsidR="00184F68" w:rsidRDefault="00184F68" w:rsidP="004129A8">
      <w:pPr>
        <w:pStyle w:val="a3"/>
      </w:pPr>
    </w:p>
    <w:p w14:paraId="359F9A04" w14:textId="77777777" w:rsidR="009143C3" w:rsidRDefault="009143C3" w:rsidP="004129A8">
      <w:pPr>
        <w:pStyle w:val="a3"/>
      </w:pPr>
    </w:p>
    <w:p w14:paraId="30B4B789" w14:textId="1FF1CEC0" w:rsidR="00184F68" w:rsidRDefault="00184F68" w:rsidP="004129A8">
      <w:pPr>
        <w:pStyle w:val="a3"/>
      </w:pPr>
    </w:p>
    <w:p w14:paraId="54A703FA" w14:textId="46E4601F" w:rsidR="009143C3" w:rsidRDefault="009143C3" w:rsidP="009143C3">
      <w:pPr>
        <w:pStyle w:val="a3"/>
        <w:ind w:firstLine="0"/>
      </w:pPr>
    </w:p>
    <w:p w14:paraId="424868D7" w14:textId="77777777" w:rsidR="009143C3" w:rsidRDefault="009143C3" w:rsidP="009143C3">
      <w:pPr>
        <w:pStyle w:val="a3"/>
        <w:ind w:firstLine="0"/>
      </w:pP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65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65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66" w:name="_Toc135419995"/>
      <w:r>
        <w:lastRenderedPageBreak/>
        <w:t>Ингибирование</w:t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66"/>
    </w:p>
    <w:p w14:paraId="1F2D390C" w14:textId="348A31ED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67"/>
      <w:r>
        <w:t>всю</w:t>
      </w:r>
      <w:r w:rsidR="000626B8">
        <w:t xml:space="preserve"> полимеризющуюся</w:t>
      </w:r>
      <w:r>
        <w:t xml:space="preserve"> систему в целом </w:t>
      </w:r>
      <w:commentRangeEnd w:id="67"/>
      <w:r>
        <w:rPr>
          <w:rStyle w:val="afc"/>
          <w:rFonts w:eastAsia="SimSun" w:cstheme="minorBidi"/>
          <w:color w:val="auto"/>
          <w:lang w:eastAsia="en-US"/>
        </w:rPr>
        <w:commentReference w:id="67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ins w:id="68" w:author="MArs" w:date="2023-05-22T13:21:00Z">
        <w:r w:rsidR="00C827E8">
          <w:t xml:space="preserve">способны </w:t>
        </w:r>
      </w:ins>
      <w:del w:id="69" w:author="MArs" w:date="2023-05-22T13:21:00Z">
        <w:r w:rsidDel="00C827E8">
          <w:delText xml:space="preserve">инициируют </w:delText>
        </w:r>
      </w:del>
      <w:ins w:id="70" w:author="MArs" w:date="2023-05-22T13:21:00Z">
        <w:r w:rsidR="00C827E8">
          <w:t xml:space="preserve">инициировать </w:t>
        </w:r>
      </w:ins>
      <w:ins w:id="71" w:author="MArs" w:date="2023-05-22T13:22:00Z">
        <w:r w:rsidR="00C827E8">
          <w:t xml:space="preserve">радикальную </w:t>
        </w:r>
      </w:ins>
      <w:r w:rsidR="002C1A9E" w:rsidRPr="002C1A9E">
        <w:t>полимеризацию и оксифеноксильные радикалы</w:t>
      </w:r>
      <w:ins w:id="72" w:author="MArs" w:date="2023-05-22T13:21:00Z">
        <w:r w:rsidR="00C827E8">
          <w:t>, которые</w:t>
        </w:r>
      </w:ins>
      <w:del w:id="73" w:author="MArs" w:date="2023-05-22T13:21:00Z">
        <w:r w:rsidR="002C1A9E" w:rsidRPr="002C1A9E" w:rsidDel="00C827E8">
          <w:delText xml:space="preserve"> –</w:delText>
        </w:r>
      </w:del>
      <w:ins w:id="74" w:author="MArs" w:date="2023-05-22T13:21:00Z">
        <w:r w:rsidR="00C827E8">
          <w:t xml:space="preserve"> могут</w:t>
        </w:r>
      </w:ins>
      <w:r w:rsidR="002C1A9E" w:rsidRPr="002C1A9E">
        <w:t xml:space="preserve"> </w:t>
      </w:r>
      <w:ins w:id="75" w:author="MArs" w:date="2023-05-22T13:22:00Z">
        <w:r w:rsidR="00C827E8">
          <w:t xml:space="preserve">ее </w:t>
        </w:r>
      </w:ins>
      <w:r w:rsidR="002C1A9E">
        <w:t>ингибитор</w:t>
      </w:r>
      <w:ins w:id="76" w:author="MArs" w:date="2023-05-22T13:22:00Z">
        <w:r w:rsidR="00C827E8">
          <w:t>овать</w:t>
        </w:r>
      </w:ins>
      <w:del w:id="77" w:author="MArs" w:date="2023-05-22T13:22:00Z">
        <w:r w:rsidR="002C1A9E" w:rsidDel="00C827E8">
          <w:delText>ы</w:delText>
        </w:r>
      </w:del>
      <w:del w:id="78" w:author="MArs" w:date="2023-05-22T13:21:00Z">
        <w:r w:rsidR="002C1A9E" w:rsidRPr="002C1A9E" w:rsidDel="00C827E8">
          <w:delText xml:space="preserve"> радикальной</w:delText>
        </w:r>
        <w:r w:rsidR="002C1A9E" w:rsidDel="00C827E8">
          <w:delText xml:space="preserve"> </w:delText>
        </w:r>
        <w:r w:rsidR="002C1A9E" w:rsidRPr="002C1A9E" w:rsidDel="00C827E8">
          <w:delText>полимеризации</w:delText>
        </w:r>
      </w:del>
      <w:r w:rsidR="002C1A9E" w:rsidRPr="002C1A9E">
        <w:t>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фотоинициирования,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lQxMzo1MjowM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>Для квантово-химических расчетов</w:t>
      </w:r>
      <w:ins w:id="79" w:author="MArs" w:date="2023-05-22T13:22:00Z">
        <w:r w:rsidR="00C827E8">
          <w:t xml:space="preserve"> авторы </w:t>
        </w:r>
      </w:ins>
      <w:r w:rsidRPr="001764D1">
        <w:t>использовали программу Gaussian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rPr>
            <w:highlight w:val="yellow"/>
          </w:r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 w:rsidRPr="00C827E8">
            <w:rPr>
              <w:highlight w:val="yellow"/>
              <w:rPrChange w:id="80" w:author="MArs" w:date="2023-05-22T13:23:00Z">
                <w:rPr/>
              </w:rPrChange>
            </w:rPr>
            <w:fldChar w:fldCharType="begin"/>
          </w:r>
          <w:r w:rsidR="009D21CC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jZUMTM6NTI6MDM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jZUMTM6NTI6MDM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 w:rsidRPr="00C827E8">
            <w:rPr>
              <w:highlight w:val="yellow"/>
              <w:rPrChange w:id="81" w:author="MArs" w:date="2023-05-22T13:23:00Z">
                <w:rPr/>
              </w:rPrChange>
            </w:rPr>
            <w:fldChar w:fldCharType="separate"/>
          </w:r>
          <w:r w:rsidR="00972FE3" w:rsidRPr="00C827E8">
            <w:rPr>
              <w:highlight w:val="yellow"/>
              <w:rPrChange w:id="82" w:author="MArs" w:date="2023-05-22T13:23:00Z">
                <w:rPr/>
              </w:rPrChange>
            </w:rPr>
            <w:fldChar w:fldCharType="begin"/>
          </w:r>
          <w:r w:rsidR="00972FE3" w:rsidRPr="00C827E8">
            <w:rPr>
              <w:highlight w:val="yellow"/>
              <w:rPrChange w:id="83" w:author="MArs" w:date="2023-05-22T13:23:00Z">
                <w:rPr/>
              </w:rPrChange>
            </w:rPr>
            <w:instrText xml:space="preserve"> HYPERLINK \l "_CTVL00180be62af4b4d4f9cb1655a1d0676010e" \o "Hohenberg P., K.W. / K.W. Hohenberg P. // Phys. Rev. B. – 1964. – Т.136, №3. – C.864." </w:instrText>
          </w:r>
          <w:r w:rsidR="00972FE3" w:rsidRPr="00C827E8">
            <w:rPr>
              <w:highlight w:val="yellow"/>
              <w:rPrChange w:id="84" w:author="MArs" w:date="2023-05-22T13:23:00Z">
                <w:rPr/>
              </w:rPrChange>
            </w:rPr>
            <w:fldChar w:fldCharType="separate"/>
          </w:r>
          <w:r w:rsidR="006D4713" w:rsidRPr="00C827E8">
            <w:rPr>
              <w:highlight w:val="yellow"/>
              <w:rPrChange w:id="85" w:author="MArs" w:date="2023-05-22T13:23:00Z">
                <w:rPr/>
              </w:rPrChange>
            </w:rPr>
            <w:t>[38</w:t>
          </w:r>
          <w:r w:rsidR="00972FE3" w:rsidRPr="00C827E8">
            <w:rPr>
              <w:highlight w:val="yellow"/>
              <w:rPrChange w:id="86" w:author="MArs" w:date="2023-05-22T13:23:00Z">
                <w:rPr/>
              </w:rPrChange>
            </w:rPr>
            <w:fldChar w:fldCharType="end"/>
          </w:r>
          <w:r w:rsidR="00972FE3" w:rsidRPr="00C827E8">
            <w:rPr>
              <w:highlight w:val="yellow"/>
              <w:rPrChange w:id="87" w:author="MArs" w:date="2023-05-22T13:23:00Z">
                <w:rPr/>
              </w:rPrChange>
            </w:rPr>
            <w:fldChar w:fldCharType="begin"/>
          </w:r>
          <w:r w:rsidR="00972FE3" w:rsidRPr="00C827E8">
            <w:rPr>
              <w:highlight w:val="yellow"/>
              <w:rPrChange w:id="88" w:author="MArs" w:date="2023-05-22T13:23:00Z">
                <w:rPr/>
              </w:rPrChange>
            </w:rPr>
            <w:instrText xml:space="preserve"> HYPERLINK \l "_CTVL0019be5edbfe1b245c98aa2b9cb5f1da22e" \o "Kohn W., Sham L. J. / Kohn W., Sham L. J. // Phys. Rev. A. – 1965. – Т.140, №4. – C.1133." </w:instrText>
          </w:r>
          <w:r w:rsidR="00972FE3" w:rsidRPr="00C827E8">
            <w:rPr>
              <w:highlight w:val="yellow"/>
              <w:rPrChange w:id="89" w:author="MArs" w:date="2023-05-22T13:23:00Z">
                <w:rPr/>
              </w:rPrChange>
            </w:rPr>
            <w:fldChar w:fldCharType="separate"/>
          </w:r>
          <w:r w:rsidR="006D4713" w:rsidRPr="00C827E8">
            <w:rPr>
              <w:highlight w:val="yellow"/>
              <w:rPrChange w:id="90" w:author="MArs" w:date="2023-05-22T13:23:00Z">
                <w:rPr/>
              </w:rPrChange>
            </w:rPr>
            <w:t>, 39]</w:t>
          </w:r>
          <w:r w:rsidR="00972FE3" w:rsidRPr="00C827E8">
            <w:rPr>
              <w:highlight w:val="yellow"/>
              <w:rPrChange w:id="91" w:author="MArs" w:date="2023-05-22T13:23:00Z">
                <w:rPr/>
              </w:rPrChange>
            </w:rPr>
            <w:fldChar w:fldCharType="end"/>
          </w:r>
          <w:r w:rsidR="00863D0D" w:rsidRPr="00C827E8">
            <w:rPr>
              <w:highlight w:val="yellow"/>
              <w:rPrChange w:id="92" w:author="MArs" w:date="2023-05-22T13:23:00Z">
                <w:rPr/>
              </w:rPrChange>
            </w:rPr>
            <w:fldChar w:fldCharType="end"/>
          </w:r>
        </w:sdtContent>
      </w:sdt>
      <w:r w:rsidR="00863D0D">
        <w:t>.</w:t>
      </w:r>
      <w:r w:rsidR="006F35F2">
        <w:t xml:space="preserve"> </w:t>
      </w:r>
      <w:ins w:id="93" w:author="MArs" w:date="2023-05-22T13:23:00Z">
        <w:r w:rsidR="00C827E8">
          <w:t xml:space="preserve">(сслыка съехала – это работа Гришина) </w:t>
        </w:r>
      </w:ins>
      <w:r w:rsidR="006F35F2">
        <w:t>Исследование было проведено</w:t>
      </w:r>
      <w:r w:rsidR="006F35F2" w:rsidRPr="006F35F2">
        <w:t xml:space="preserve"> для бензохинона-1,2 и его 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 xml:space="preserve">-бутильных производных (35Q и </w:t>
      </w:r>
      <w:commentRangeStart w:id="94"/>
      <w:r w:rsidR="006F35F2" w:rsidRPr="006F35F2">
        <w:t>36Q</w:t>
      </w:r>
      <w:commentRangeEnd w:id="94"/>
      <w:r w:rsidR="00CA6E82">
        <w:rPr>
          <w:rStyle w:val="afc"/>
          <w:rFonts w:eastAsia="SimSun" w:cstheme="minorBidi"/>
          <w:color w:val="auto"/>
          <w:lang w:eastAsia="en-US"/>
        </w:rPr>
        <w:commentReference w:id="94"/>
      </w:r>
      <w:r w:rsidR="006B26C5">
        <w:t xml:space="preserve"> см. </w:t>
      </w:r>
      <w:r w:rsidR="006B26C5">
        <w:fldChar w:fldCharType="begin"/>
      </w:r>
      <w:r w:rsidR="006B26C5">
        <w:instrText xml:space="preserve"> REF _Ref135046881 \h </w:instrText>
      </w:r>
      <w:r w:rsidR="006B26C5">
        <w:fldChar w:fldCharType="separate"/>
      </w:r>
      <w:r w:rsidR="006B26C5">
        <w:t xml:space="preserve">Схема </w:t>
      </w:r>
      <w:r w:rsidR="006B26C5">
        <w:rPr>
          <w:noProof/>
        </w:rPr>
        <w:t>12</w:t>
      </w:r>
      <w:r w:rsidR="006B26C5">
        <w:fldChar w:fldCharType="end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F30733" w:rsidRPr="002A68A7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5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95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guB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zY+GFmrhe3QMJqMApxOMMvJM67Ys7PmMV1jkk8Uf41PkWl1xOqW4uSUtv3z80HfzCLVUrW&#10;eB4m1P2wYuEaqF4qcB7eks6wnTHvDLWqzzQqTWM20cQG66vOLKyu3+LlmoZTsMQUx1kT6jvzzDeP&#10;FF4+LqbT6NTcJlfq2uAOSqNuA65vNm+ZNS0rHny+0p2qngi78W1Qnq68LmRU/T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LlguB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1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F30733" w:rsidRPr="002A68A7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6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96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97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97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3CD32A15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6B26C5">
        <w:t xml:space="preserve">см.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r w:rsidR="00B55CA9">
        <w:t xml:space="preserve">тpeт-бутильные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98" w:name="_Ref135047443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98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5ACF3762" w:rsidR="00255FBF" w:rsidRDefault="00F30733" w:rsidP="004129A8">
      <w:pPr>
        <w:pStyle w:val="a2"/>
      </w:pPr>
      <w:r>
        <w:rPr>
          <w:noProof/>
        </w:rPr>
        <w:object w:dxaOrig="0" w:dyaOrig="0" w14:anchorId="6F4FC868">
          <v:shape id="_x0000_s1041" type="#_x0000_t75" style="position:absolute;left:0;text-align:left;margin-left:-9pt;margin-top:287.5pt;width:484.05pt;height:73.1pt;z-index:251656192" filled="t" stroked="t" strokecolor="none">
            <v:imagedata r:id="rId44" o:title=""/>
          </v:shape>
          <o:OLEObject Type="Embed" ProgID="ChemDraw.Document.6.0" ShapeID="_x0000_s1041" DrawAspect="Content" ObjectID="_1746614384" r:id="rId45"/>
        </w:object>
      </w:r>
      <w:r w:rsidR="00255FBF"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="00255FBF" w:rsidRPr="00255FBF">
        <w:t xml:space="preserve">, связан с влиянием объемных </w:t>
      </w:r>
      <w:r w:rsidR="00255FBF">
        <w:t>трет</w:t>
      </w:r>
      <w:r w:rsidR="00255FBF" w:rsidRPr="00255FBF">
        <w:t xml:space="preserve">-бутильных групп, </w:t>
      </w:r>
      <w:r w:rsidR="009C105D">
        <w:t>которые препятствуют</w:t>
      </w:r>
      <w:r w:rsidR="00255FBF"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="00255FBF" w:rsidRPr="00255FBF">
        <w:t xml:space="preserve"> </w:t>
      </w:r>
      <w:r w:rsidR="009C105D" w:rsidRPr="00255FBF">
        <w:t>атом углерода хинона</w:t>
      </w:r>
      <w:r w:rsidR="00255FBF" w:rsidRPr="00255FBF">
        <w:t>.</w:t>
      </w:r>
      <w:r w:rsidR="00255FBF">
        <w:t xml:space="preserve"> </w:t>
      </w:r>
      <w:r w:rsidR="00255FBF" w:rsidRPr="00255FBF">
        <w:t xml:space="preserve">Квантово-химические расчеты подтверждают, что </w:t>
      </w:r>
      <w:commentRangeStart w:id="99"/>
      <w:r w:rsidR="009C105D">
        <w:t>электронная</w:t>
      </w:r>
      <w:r w:rsidR="00255FBF" w:rsidRPr="00255FBF">
        <w:t xml:space="preserve"> </w:t>
      </w:r>
      <w:commentRangeEnd w:id="99"/>
      <w:r w:rsidR="009C105D">
        <w:rPr>
          <w:rStyle w:val="afc"/>
          <w:rFonts w:eastAsia="SimSun" w:cstheme="minorBidi"/>
          <w:color w:val="auto"/>
          <w:lang w:eastAsia="en-US"/>
        </w:rPr>
        <w:commentReference w:id="99"/>
      </w:r>
      <w:r w:rsidR="00255FBF"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6FA2C3AD" w:rsidR="0043307F" w:rsidRDefault="0043307F" w:rsidP="004129A8">
      <w:pPr>
        <w:pStyle w:val="a2"/>
      </w:pPr>
    </w:p>
    <w:p w14:paraId="2BC7E527" w14:textId="2EAEE22F" w:rsidR="0043307F" w:rsidRDefault="0043307F" w:rsidP="004129A8">
      <w:pPr>
        <w:pStyle w:val="a2"/>
      </w:pPr>
    </w:p>
    <w:p w14:paraId="5E1C2211" w14:textId="7F25D269" w:rsidR="0043307F" w:rsidRDefault="00F30733" w:rsidP="004129A8">
      <w:pPr>
        <w:pStyle w:val="a2"/>
      </w:pPr>
      <w:r>
        <w:rPr>
          <w:noProof/>
        </w:rPr>
        <w:object w:dxaOrig="0" w:dyaOrig="0" w14:anchorId="43CB7F27">
          <v:shape id="_x0000_s1042" type="#_x0000_t75" style="position:absolute;left:0;text-align:left;margin-left:-9pt;margin-top:15.45pt;width:484.2pt;height:73pt;z-index:251657216" filled="t" stroked="t" strokecolor="none">
            <v:imagedata r:id="rId46" o:title=""/>
          </v:shape>
          <o:OLEObject Type="Embed" ProgID="ChemDraw.Document.6.0" ShapeID="_x0000_s1042" DrawAspect="Content" ObjectID="_1746614385" r:id="rId47"/>
        </w:object>
      </w:r>
    </w:p>
    <w:p w14:paraId="76721137" w14:textId="69060C7D" w:rsidR="009143C3" w:rsidRDefault="009143C3" w:rsidP="004129A8">
      <w:pPr>
        <w:pStyle w:val="a2"/>
      </w:pPr>
    </w:p>
    <w:p w14:paraId="281A0B7A" w14:textId="77777777" w:rsidR="009143C3" w:rsidRDefault="009143C3" w:rsidP="004129A8">
      <w:pPr>
        <w:pStyle w:val="a2"/>
      </w:pP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100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100"/>
      <w:r>
        <w:t>. Резонансные структуры замещенных оксифенксильных радикалов</w:t>
      </w:r>
    </w:p>
    <w:p w14:paraId="33596D11" w14:textId="6FA376C9" w:rsidR="00383542" w:rsidRDefault="004D45E5" w:rsidP="009143C3">
      <w:pPr>
        <w:pStyle w:val="31"/>
      </w:pPr>
      <w:bookmarkStart w:id="101" w:name="_Toc135419996"/>
      <w:r w:rsidRPr="00EE2A7A">
        <w:t>Итоговый механизм</w:t>
      </w:r>
      <w:bookmarkEnd w:id="101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F30733" w:rsidRPr="00F208A3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2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102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9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F30733" w:rsidRPr="00F208A3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3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103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104"/>
            <w:commentRangeEnd w:id="104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104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105"/>
        <w:commentRangeEnd w:id="105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105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106"/>
        <w:commentRangeEnd w:id="106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106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107"/>
        <w:commentRangeEnd w:id="107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107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108" w:name="_Toc135419997"/>
      <w:r>
        <w:lastRenderedPageBreak/>
        <w:t>Описание метод</w:t>
      </w:r>
      <w:r w:rsidR="007F3EB8">
        <w:t>а</w:t>
      </w:r>
      <w:r>
        <w:t xml:space="preserve"> моделирования</w:t>
      </w:r>
      <w:bookmarkEnd w:id="108"/>
    </w:p>
    <w:p w14:paraId="404DC7DE" w14:textId="66349C99" w:rsidR="00BF285C" w:rsidRPr="00BF285C" w:rsidRDefault="00BF285C" w:rsidP="009143C3">
      <w:pPr>
        <w:pStyle w:val="31"/>
      </w:pPr>
      <w:bookmarkStart w:id="109" w:name="_Toc135419998"/>
      <w:r>
        <w:t>Проблемы моделирования</w:t>
      </w:r>
      <w:bookmarkEnd w:id="109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F30733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46138799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r w:rsidR="00E452D9" w:rsidRPr="00D87B12">
        <w:t>квазистационарности</w:t>
      </w:r>
      <w:r w:rsidR="00E452D9">
        <w:t xml:space="preserve"> и метод квазиравновесия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r w:rsidR="00E452D9">
        <w:t xml:space="preserve">фотоинициировния (константы скорости которого крайне </w:t>
      </w:r>
      <w:commentRangeStart w:id="110"/>
      <w:r w:rsidR="00E452D9">
        <w:t>высоки</w:t>
      </w:r>
      <w:commentRangeEnd w:id="110"/>
      <w:r w:rsidR="00E452D9">
        <w:rPr>
          <w:rStyle w:val="afc"/>
          <w:rFonts w:eastAsia="SimSun" w:cstheme="minorBidi"/>
          <w:color w:val="auto"/>
          <w:lang w:eastAsia="en-US"/>
        </w:rPr>
        <w:commentReference w:id="110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ZUMTM6NTI6MDM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6D4713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>Учитывая сложность системы уравнений для 1</w:t>
      </w:r>
      <w:r w:rsidR="006B26C5">
        <w:t xml:space="preserve">1 </w:t>
      </w:r>
      <w:r w:rsidR="00E452D9">
        <w:t>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111" w:name="_Toc135419999"/>
      <w:r w:rsidRPr="00644CFE">
        <w:t>Формирование</w:t>
      </w:r>
      <w:r>
        <w:t xml:space="preserve"> системы</w:t>
      </w:r>
      <w:bookmarkEnd w:id="111"/>
    </w:p>
    <w:p w14:paraId="3228BE0C" w14:textId="4972A1AC" w:rsidR="00CF5229" w:rsidRDefault="00CF5229" w:rsidP="004129A8">
      <w:pPr>
        <w:pStyle w:val="a3"/>
      </w:pPr>
      <w:bookmarkStart w:id="112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r w:rsidR="00891194">
        <w:t>механизм</w:t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F30733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F30733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F30733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F30733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F30733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Ньютона-Рафсона</w:t>
      </w:r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113" w:name="_Toc135420000"/>
      <w:bookmarkEnd w:id="112"/>
      <w:r>
        <w:lastRenderedPageBreak/>
        <w:t>Дискретизация по времени</w:t>
      </w:r>
      <w:bookmarkEnd w:id="113"/>
    </w:p>
    <w:p w14:paraId="31E62F58" w14:textId="63139836" w:rsidR="00A902F1" w:rsidRDefault="00A902F1" w:rsidP="004129A8">
      <w:pPr>
        <w:pStyle w:val="a3"/>
      </w:pPr>
      <w:bookmarkStart w:id="114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ZUMTM6NTI6MDM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6D4713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57D41150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F30733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115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115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F30733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F30733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116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116"/>
          </w:p>
        </w:tc>
      </w:tr>
    </w:tbl>
    <w:p w14:paraId="0606CF9D" w14:textId="015A584E" w:rsidR="00A410D0" w:rsidRDefault="00F30733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>является нижнетреугольной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>Коэффициенты метода задаются таблицей Бутчера</w:t>
      </w:r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lQxMzo1MjowMy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6D4713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F30733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7C29B172" w:rsidR="00A410D0" w:rsidRDefault="007A699D" w:rsidP="004129A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117" w:name="_Hlk134744698"/>
      <w:bookmarkEnd w:id="114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118"/>
      <w:r w:rsidR="00234C78">
        <w:t>см. Практическую часть</w:t>
      </w:r>
      <w:commentRangeEnd w:id="118"/>
      <w:r w:rsidR="00321798">
        <w:rPr>
          <w:rStyle w:val="afc"/>
          <w:rFonts w:eastAsia="SimSun" w:cstheme="minorBidi"/>
          <w:color w:val="auto"/>
          <w:lang w:eastAsia="en-US"/>
        </w:rPr>
        <w:commentReference w:id="118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ZUMTM6NTI6MDM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6D4713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F30733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2565C032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r w:rsidR="00A410D0">
        <w:rPr>
          <w:lang w:val="en-US"/>
        </w:rPr>
        <w:t>i</w:t>
      </w:r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2VDEzOjUyOjAz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6D4713" w:rsidRPr="006D4713">
              <w:t>[45]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2B5BBCAF" w:rsidR="002941E4" w:rsidRDefault="002941E4" w:rsidP="004129A8">
      <w:pPr>
        <w:pStyle w:val="a3"/>
      </w:pPr>
      <w:r>
        <w:lastRenderedPageBreak/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lQxMzo1MjowMy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6D4713" w:rsidRPr="006D4713">
              <w:t>[46]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F30733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F30733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72303D0F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lQxMzo1MjowM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6D4713" w:rsidRPr="006D4713">
              <w:t>[47]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40215D67" w:rsidR="00DD4F77" w:rsidRDefault="00DD4F77" w:rsidP="00B931E1">
      <w:pPr>
        <w:pStyle w:val="a3"/>
        <w:numPr>
          <w:ilvl w:val="0"/>
          <w:numId w:val="6"/>
        </w:numPr>
      </w:pPr>
      <w:r w:rsidRPr="00DD4F77">
        <w:lastRenderedPageBreak/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M6NTI6MDM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 w:rsidRPr="006D4713">
              <w:t>[48]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 xml:space="preserve">.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119" w:name="_Toc135420001"/>
      <w:bookmarkEnd w:id="117"/>
      <w:r>
        <w:t>Линеаризация системы и итерационное решение</w:t>
      </w:r>
      <w:bookmarkEnd w:id="119"/>
    </w:p>
    <w:p w14:paraId="1BEAAB6F" w14:textId="5FADEEE2" w:rsidR="00B30060" w:rsidRDefault="007148E3" w:rsidP="004129A8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Ньютона-Рафсона</w:t>
      </w:r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ZUMTM6NTI6MDM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6D4713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Ньютона-Рафсона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M6NTI6MDM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F30733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0E768D8" w:rsidR="00B30060" w:rsidRDefault="00C83C57" w:rsidP="004129A8">
      <w:pPr>
        <w:pStyle w:val="a2"/>
      </w:pPr>
      <w:r>
        <w:t>м</w:t>
      </w:r>
      <w:r w:rsidR="00B30060" w:rsidRPr="00B30060">
        <w:t>етод Ньютона-Рафсона выполняет следующие шаги:</w:t>
      </w:r>
    </w:p>
    <w:p w14:paraId="48ADCA22" w14:textId="77777777" w:rsidR="000053E7" w:rsidRDefault="000053E7" w:rsidP="004129A8">
      <w:pPr>
        <w:pStyle w:val="a2"/>
      </w:pP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F30733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120" w:name="_Toc135420002"/>
      <w:r>
        <w:t xml:space="preserve">Решение </w:t>
      </w:r>
      <w:r w:rsidR="00E02AF2">
        <w:t>СЛАУ</w:t>
      </w:r>
      <w:bookmarkEnd w:id="120"/>
    </w:p>
    <w:p w14:paraId="57335E02" w14:textId="5B76D52E" w:rsidR="004D3883" w:rsidRDefault="00E06C9B" w:rsidP="004129A8">
      <w:pPr>
        <w:pStyle w:val="a3"/>
      </w:pPr>
      <w:bookmarkStart w:id="121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2VDEzOjUyOjAz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6D4713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ZUMTM6NTI6MDM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6D4713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68EE5E9F" w:rsidR="004D3883" w:rsidRDefault="004D3883" w:rsidP="00B931E1">
      <w:pPr>
        <w:pStyle w:val="a3"/>
        <w:numPr>
          <w:ilvl w:val="0"/>
          <w:numId w:val="8"/>
        </w:numPr>
      </w:pPr>
      <w:r w:rsidRPr="004D3883">
        <w:t xml:space="preserve">Прямые решатели (direct solvers)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2VDEzOjUyOjAz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6D4713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04CB6175" w:rsidR="004D3883" w:rsidRDefault="00D04235" w:rsidP="00B931E1">
      <w:pPr>
        <w:pStyle w:val="a3"/>
        <w:numPr>
          <w:ilvl w:val="0"/>
          <w:numId w:val="8"/>
        </w:numPr>
      </w:pPr>
      <w:r w:rsidRPr="00D04235">
        <w:lastRenderedPageBreak/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ZUMTM6NTI6MDM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6D4713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5478B61D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r w:rsidR="00936AF3" w:rsidRPr="00936AF3">
        <w:t>Parallel Direct Sparse Solver</w:t>
      </w:r>
      <w:r>
        <w:t>. Это прямой решатель</w:t>
      </w:r>
      <w:r w:rsidR="00936AF3" w:rsidRPr="00936AF3">
        <w:t xml:space="preserve"> линейных алгебраических уравнений. PARDISO означает Parallel Direct Sparse Solver</w:t>
      </w:r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ZUMTM6NTI6MDM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6D4713">
              <w:t>[54]</w:t>
            </w:r>
          </w:hyperlink>
          <w:r w:rsidR="0015000C">
            <w:fldChar w:fldCharType="end"/>
          </w:r>
        </w:sdtContent>
      </w:sdt>
      <w:r w:rsidR="00936AF3"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="0015000C" w:rsidRPr="0015000C">
        <w:t xml:space="preserve"> </w:t>
      </w:r>
      <w:r w:rsidR="0015000C"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</w:t>
      </w:r>
      <w:r w:rsidR="0015000C" w:rsidRPr="004516FC">
        <w:lastRenderedPageBreak/>
        <w:t>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r w:rsidR="00936AF3" w:rsidRPr="00936AF3">
        <w:t>Intel® oneAPI Math Kernel Library</w:t>
      </w:r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9D21C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2VDEzOjUyOjAz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6D4713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121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122" w:name="_Toc135420003"/>
      <w:r>
        <w:lastRenderedPageBreak/>
        <w:t>Экспериментальная час</w:t>
      </w:r>
      <w:r w:rsidR="003100B9">
        <w:t>ть</w:t>
      </w:r>
      <w:bookmarkEnd w:id="122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1CDF9A32" w:rsidR="00F30733" w:rsidRPr="001B61D3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3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23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xe5ADCMXGAM5AITIhcAAACYiRi/ex1MLqBL6u+UBphf/epX&#10;vwbW3o0bN6Jbe4vFIrq1t7u7G93au3XrVnS9/v7v//6NN96Ik/X2+uuvkwsAAADMQUzvvQ4mF/ja&#10;e/Lcc89973vf+wGw9jTBRrf2FotFdGvv6tWr0a29a9euRdfr29/+9ne+8504WW8vv/wyuQAAAMAc&#10;xPTe62Bygbfeeuuf7xx/R4C7BX9HMAb+jmBC/B0BAADATMT03uvAcoFYuhPkArhbkA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52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3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1CDF9A32" w:rsidR="00F30733" w:rsidRPr="001B61D3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4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124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параметрически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</w:t>
      </w:r>
      <w:commentRangeStart w:id="125"/>
      <w:r w:rsidR="00A3578F" w:rsidRPr="00A3578F">
        <w:t>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</w:t>
      </w:r>
      <w:commentRangeEnd w:id="125"/>
      <w:r w:rsidR="00A3578F">
        <w:rPr>
          <w:rStyle w:val="afc"/>
          <w:rFonts w:eastAsia="SimSun" w:cstheme="minorBidi"/>
          <w:color w:val="auto"/>
          <w:lang w:eastAsia="en-US"/>
        </w:rPr>
        <w:commentReference w:id="125"/>
      </w:r>
      <w:r w:rsidR="00A3578F">
        <w:t>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126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126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F32F00">
              <w:rPr>
                <w:sz w:val="24"/>
                <w:szCs w:val="28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4"/>
                <w:szCs w:val="28"/>
              </w:rPr>
              <w:t xml:space="preserve"> 1</w:t>
            </w:r>
            <w:r w:rsidRPr="00F32F00">
              <w:rPr>
                <w:sz w:val="22"/>
                <w:szCs w:val="24"/>
              </w:rPr>
              <w:t xml:space="preserve">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</w:p>
          <w:p w14:paraId="1AE9FD4B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2.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</w:p>
          <w:p w14:paraId="1DA6F8E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3.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</w:p>
          <w:p w14:paraId="29A72A1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2</w:t>
            </w:r>
          </w:p>
          <w:p w14:paraId="0D0626A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4.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</w:p>
          <w:p w14:paraId="40055891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5.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</w:p>
          <w:p w14:paraId="2823773D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3</w:t>
            </w:r>
          </w:p>
          <w:p w14:paraId="73A21A5A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6.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d[Q_m]/dt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d[DH_p]/dt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R2 = k2*[Q_m]*[DH_p],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r w:rsidR="003100B9">
        <w:rPr>
          <w:lang w:val="en-US"/>
        </w:rPr>
        <w:t>Comsol</w:t>
      </w:r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>так и химические системы достаточно большой сложности в том числе и систему кинетических уравнений для механизма фотополимеризаци</w:t>
      </w:r>
      <w:r w:rsidR="00A9747F">
        <w:t>и</w:t>
      </w:r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41CFD050" w:rsidR="00F30733" w:rsidRPr="00791784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5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41CFD050" w:rsidR="00F30733" w:rsidRPr="00791784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127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128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128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1E+9*light</w:t>
            </w:r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r w:rsidRPr="00712354">
        <w:t>Rates</w:t>
      </w:r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r w:rsidRPr="00712354">
        <w:t>Mechanism</w:t>
      </w:r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r w:rsidRPr="00712354">
        <w:t xml:space="preserve">Solver Configurations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6C8F44A2" w:rsidR="00F30733" w:rsidRPr="001B127B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9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129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6502E4">
                                <w:rPr>
                                  <w:lang w:val="en-US"/>
                                </w:rPr>
                                <w:t>Настройки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7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6C8F44A2" w:rsidR="00F30733" w:rsidRPr="001B127B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30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130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6502E4">
                          <w:rPr>
                            <w:lang w:val="en-US"/>
                          </w:rPr>
                          <w:t>Настройки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ьютона-Рафсона</w:t>
      </w:r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ьютона-Рафсона</w:t>
      </w:r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1E528003" w:rsidR="00F30733" w:rsidRPr="00A6274F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31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131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ьютона-Рафсона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9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1E528003" w:rsidR="00F30733" w:rsidRPr="00A6274F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32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132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ьютона-Рафсона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54C1F6AE" w:rsidR="00F30733" w:rsidRPr="005D6DD5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33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33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61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54C1F6AE" w:rsidR="00F30733" w:rsidRPr="005D6DD5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34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34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r w:rsidRPr="008D2891">
        <w:t>Parametric</w:t>
      </w:r>
      <w:r>
        <w:t xml:space="preserve"> – узел, задающий настройки параметрического исследования</w:t>
      </w:r>
    </w:p>
    <w:bookmarkEnd w:id="127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33D06161" w:rsidR="00F30733" w:rsidRPr="00532A25" w:rsidRDefault="00F3073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35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35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5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6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7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33D06161" w:rsidR="00F30733" w:rsidRPr="00532A25" w:rsidRDefault="00F3073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36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136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scv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r>
        <w:rPr>
          <w:lang w:val="en-US"/>
        </w:rPr>
        <w:t>plotly</w:t>
      </w:r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137" w:name="_Toc135420004"/>
      <w:r>
        <w:lastRenderedPageBreak/>
        <w:t>Результаты и обсуждение</w:t>
      </w:r>
      <w:bookmarkEnd w:id="137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138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138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rPr>
                <w:noProof/>
              </w:rPr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4C96E798" w:rsidR="00940D95" w:rsidRDefault="00940D95" w:rsidP="006B26C5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A3A2C">
        <w:t xml:space="preserve"> </w:t>
      </w:r>
      <w:r w:rsidR="00FA3A2C">
        <w:rPr>
          <w:highlight w:val="yellow"/>
        </w:rPr>
        <w:fldChar w:fldCharType="begin"/>
      </w:r>
      <w:r w:rsidR="00FA3A2C">
        <w:instrText xml:space="preserve"> REF _Ref135418830 \h </w:instrText>
      </w:r>
      <w:r w:rsidR="00FA3A2C">
        <w:rPr>
          <w:highlight w:val="yellow"/>
        </w:rPr>
      </w:r>
      <w:r w:rsidR="00FA3A2C">
        <w:rPr>
          <w:highlight w:val="yellow"/>
        </w:rPr>
        <w:fldChar w:fldCharType="separate"/>
      </w:r>
      <w:r w:rsidR="00FA3A2C">
        <w:t xml:space="preserve">Рисунок </w:t>
      </w:r>
      <w:r w:rsidR="00FA3A2C">
        <w:rPr>
          <w:noProof/>
        </w:rPr>
        <w:t>9</w:t>
      </w:r>
      <w:r w:rsidR="00FA3A2C">
        <w:rPr>
          <w:highlight w:val="yellow"/>
        </w:rPr>
        <w:fldChar w:fldCharType="end"/>
      </w:r>
      <w:r w:rsidR="00462B74">
        <w:t>, можно заметить явный максимум этой функции</w:t>
      </w:r>
      <w:r w:rsidR="006B26C5">
        <w:t xml:space="preserve"> в точке: </w:t>
      </w:r>
      <w:commentRangeStart w:id="139"/>
      <w:r w:rsidR="006B26C5" w:rsidRPr="006B26C5">
        <w:rPr>
          <w:i/>
          <w:iCs/>
        </w:rPr>
        <w:t>Max</w:t>
      </w:r>
      <w:r w:rsidR="006B26C5">
        <w:rPr>
          <w:i/>
          <w:iCs/>
        </w:rPr>
        <w:t xml:space="preserve"> </w:t>
      </w:r>
      <w:r w:rsidR="006B26C5">
        <w:rPr>
          <w:i/>
          <w:iCs/>
          <w:lang w:val="en-US"/>
        </w:rPr>
        <w:t>integral</w:t>
      </w:r>
      <w:r w:rsidR="006B26C5" w:rsidRPr="006B26C5">
        <w:rPr>
          <w:i/>
          <w:iCs/>
        </w:rPr>
        <w:t xml:space="preserve"> value = 1.55E-07, Light     = 3.70E-05</w:t>
      </w:r>
      <w:commentRangeEnd w:id="139"/>
      <w:r w:rsidR="006B26C5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39"/>
      </w:r>
      <w:r w:rsidR="00462B74">
        <w:t xml:space="preserve">, </w:t>
      </w:r>
      <w:r w:rsidR="006F64BE">
        <w:t>такое поведение согласуется с экспериментом</w:t>
      </w:r>
      <w:r w:rsidR="00F32F00">
        <w:t xml:space="preserve">: с увеличением интенсивности света полимеризация ускоряется, а при дальнейшем увеличении интенсивности наблюдается </w:t>
      </w:r>
      <w:commentRangeStart w:id="140"/>
      <w:r w:rsidR="00F32F00">
        <w:t>уменьшение скорости полимеризации</w:t>
      </w:r>
      <w:commentRangeEnd w:id="140"/>
      <w:r w:rsidR="000A201A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40"/>
      </w:r>
      <w:r w:rsidR="006F64BE">
        <w:t>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</w:t>
      </w:r>
      <w:r w:rsidR="00F32F00">
        <w:t xml:space="preserve"> за счет особенностей самой системы в целом</w:t>
      </w:r>
      <w:r w:rsidR="006F64BE">
        <w:t xml:space="preserve">. </w:t>
      </w:r>
      <w:r w:rsidR="00F32F00">
        <w:t>Следовательно,</w:t>
      </w:r>
      <w:r w:rsidR="006F64BE">
        <w:t xml:space="preserve"> для каждой конкретной системы оптимальная интенсивность света должна определяться отдельно</w:t>
      </w:r>
      <w:r w:rsidR="00F32F00">
        <w:t>.</w:t>
      </w:r>
    </w:p>
    <w:p w14:paraId="4D365675" w14:textId="5F963F68" w:rsidR="00F32F00" w:rsidRPr="00F32F00" w:rsidRDefault="00F32F00" w:rsidP="00F32F0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B6AF9" wp14:editId="6F62266D">
                <wp:simplePos x="0" y="0"/>
                <wp:positionH relativeFrom="column">
                  <wp:posOffset>0</wp:posOffset>
                </wp:positionH>
                <wp:positionV relativeFrom="paragraph">
                  <wp:posOffset>3747770</wp:posOffset>
                </wp:positionV>
                <wp:extent cx="594106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FFF9" w14:textId="087D9952" w:rsidR="00F30733" w:rsidRPr="00F32F00" w:rsidRDefault="00F30733" w:rsidP="00F32F00">
                            <w:pPr>
                              <w:pStyle w:val="af4"/>
                              <w:rPr>
                                <w:color w:val="000000" w:themeColor="text1"/>
                                <w:sz w:val="28"/>
                              </w:rPr>
                            </w:pPr>
                            <w:bookmarkStart w:id="141" w:name="_Ref135418830"/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141"/>
                            <w:r>
                              <w:t xml:space="preserve">. График зависимости интеграла концентрации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•</m:t>
                                  </m:r>
                                </m:sup>
                              </m:sSup>
                            </m:oMath>
                            <w:r>
                              <w:t xml:space="preserve"> по времени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t∈{0,1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-4}</m:t>
                              </m:r>
                            </m:oMath>
                            <w:r>
                              <w:t xml:space="preserve"> от интенсивности света </w:t>
                            </w:r>
                            <w:r>
                              <w:rPr>
                                <w:lang w:val="en-US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B6AF9" id="Надпись 17" o:spid="_x0000_s1069" type="#_x0000_t202" style="position:absolute;left:0;text-align:left;margin-left:0;margin-top:295.1pt;width:467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" stroked="f">
                <v:textbox style="mso-fit-shape-to-text:t" inset="0,0,0,0">
                  <w:txbxContent>
                    <w:p w14:paraId="419BFFF9" w14:textId="087D9952" w:rsidR="00F30733" w:rsidRPr="00F32F00" w:rsidRDefault="00F30733" w:rsidP="00F32F00">
                      <w:pPr>
                        <w:pStyle w:val="af4"/>
                        <w:rPr>
                          <w:color w:val="000000" w:themeColor="text1"/>
                          <w:sz w:val="28"/>
                        </w:rPr>
                      </w:pPr>
                      <w:bookmarkStart w:id="142" w:name="_Ref135418830"/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142"/>
                      <w:r>
                        <w:t xml:space="preserve">. График зависимости интеграла концентрации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•</m:t>
                            </m:r>
                          </m:sup>
                        </m:sSup>
                      </m:oMath>
                      <w:r>
                        <w:t xml:space="preserve"> по времени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t∈{0,1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-4}</m:t>
                        </m:r>
                      </m:oMath>
                      <w:r>
                        <w:t xml:space="preserve"> от интенсивности света </w:t>
                      </w:r>
                      <w:r>
                        <w:rPr>
                          <w:lang w:val="en-US"/>
                        </w:rPr>
                        <w:t>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F00">
        <w:rPr>
          <w:noProof/>
        </w:rPr>
        <w:drawing>
          <wp:anchor distT="0" distB="0" distL="114300" distR="114300" simplePos="0" relativeHeight="251662336" behindDoc="0" locked="0" layoutInCell="1" allowOverlap="1" wp14:anchorId="0949D703" wp14:editId="157740A9">
            <wp:simplePos x="0" y="0"/>
            <wp:positionH relativeFrom="column">
              <wp:posOffset>520</wp:posOffset>
            </wp:positionH>
            <wp:positionV relativeFrom="paragraph">
              <wp:posOffset>-750</wp:posOffset>
            </wp:positionV>
            <wp:extent cx="5941060" cy="3691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FB7A" w14:textId="13FF1531" w:rsidR="00107C7E" w:rsidRPr="00EF5950" w:rsidRDefault="00107C7E" w:rsidP="009143C3">
      <w:pPr>
        <w:pStyle w:val="11"/>
      </w:pPr>
      <w:bookmarkStart w:id="143" w:name="_Toc135420005"/>
      <w:r>
        <w:lastRenderedPageBreak/>
        <w:t>Вы</w:t>
      </w:r>
      <w:commentRangeStart w:id="144"/>
      <w:r>
        <w:t>вод</w:t>
      </w:r>
      <w:commentRangeEnd w:id="144"/>
      <w:r w:rsidR="007B27AA">
        <w:rPr>
          <w:rStyle w:val="afc"/>
          <w:rFonts w:asciiTheme="minorHAnsi" w:eastAsia="SimSun" w:hAnsiTheme="minorHAnsi" w:cstheme="minorBidi"/>
          <w:caps w:val="0"/>
          <w:color w:val="auto"/>
          <w:lang w:eastAsia="en-US"/>
        </w:rPr>
        <w:commentReference w:id="144"/>
      </w:r>
      <w:r>
        <w:t>ы</w:t>
      </w:r>
      <w:bookmarkEnd w:id="143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фотополимеризации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</w:t>
      </w:r>
      <w:commentRangeStart w:id="145"/>
      <w:r w:rsidR="00B00767">
        <w:t>вся</w:t>
      </w:r>
      <w:commentRangeEnd w:id="145"/>
      <w:r w:rsidR="00B00767">
        <w:rPr>
          <w:rStyle w:val="afc"/>
          <w:rFonts w:eastAsia="SimSun" w:cstheme="minorBidi"/>
          <w:color w:val="auto"/>
          <w:lang w:eastAsia="en-US"/>
        </w:rPr>
        <w:commentReference w:id="145"/>
      </w:r>
      <w:r w:rsidR="00B00767">
        <w:t xml:space="preserve">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29B13C85" w:rsidR="00B00767" w:rsidRPr="006F64BE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sdt>
      <w:sdtPr>
        <w:rPr>
          <w:rFonts w:asciiTheme="minorHAnsi" w:hAnsiTheme="minorHAnsi" w:cstheme="minorHAnsi"/>
          <w:caps w:val="0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Content>
        <w:p w14:paraId="512F3682" w14:textId="77777777" w:rsidR="006D4713" w:rsidRPr="00160A05" w:rsidRDefault="000053AF" w:rsidP="009143C3">
          <w:pPr>
            <w:pStyle w:val="11"/>
            <w:rPr>
              <w:lang w:val="en-US"/>
            </w:rPr>
          </w:pPr>
          <w:r w:rsidRPr="00160A05"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fldChar w:fldCharType="separate"/>
          </w:r>
          <w:bookmarkStart w:id="146" w:name="_Toc135420006"/>
          <w:r w:rsidR="006D4713" w:rsidRPr="00160A05">
            <w:t>Список</w:t>
          </w:r>
          <w:r w:rsidR="006D4713" w:rsidRPr="00160A05">
            <w:rPr>
              <w:lang w:val="en-US"/>
            </w:rPr>
            <w:t xml:space="preserve"> </w:t>
          </w:r>
          <w:r w:rsidR="006D4713" w:rsidRPr="00160A05">
            <w:t>литературы</w:t>
          </w:r>
          <w:bookmarkEnd w:id="146"/>
        </w:p>
        <w:p w14:paraId="1580576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7" w:name="_CTVL00102ba0894b4054580acd6a36cb9b208a8"/>
          <w:r w:rsidRPr="00160A05">
            <w:rPr>
              <w:rFonts w:ascii="Times New Roman" w:hAnsi="Times New Roman" w:cs="Times New Roman"/>
              <w:lang w:val="en-US"/>
            </w:rPr>
            <w:t>Decker, C. The use of UV irradiation in polymerization / C. Decker // Polymer International. – 1998.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.45, №2. – C.133–141.</w:t>
          </w:r>
        </w:p>
        <w:bookmarkEnd w:id="147"/>
        <w:p w14:paraId="694A1EA5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8" w:name="_CTVL001ae62df1c2426409396dee33b3c34f31c"/>
          <w:r w:rsidRPr="00160A05">
            <w:rPr>
              <w:rFonts w:ascii="Times New Roman" w:hAnsi="Times New Roman" w:cs="Times New Roman"/>
              <w:lang w:val="en-US"/>
            </w:rPr>
            <w:t>Chemistry &amp; technology of UV &amp; EB formulation for coatings, inks and paints / P.K.T. Oldring, N.S. Allen, K.K. Dietliker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.], 1991.</w:t>
          </w:r>
        </w:p>
        <w:bookmarkEnd w:id="148"/>
        <w:p w14:paraId="4BF0179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9" w:name="_CTVL0010b5c196a7662405c85dc864fb3134b46"/>
          <w:r w:rsidRPr="00160A05">
            <w:rPr>
              <w:rFonts w:ascii="Times New Roman" w:hAnsi="Times New Roman" w:cs="Times New Roman"/>
              <w:lang w:val="en-US"/>
            </w:rPr>
            <w:t>Lasers and Photopolymers / C. Carre, C. Decker, J.P. Fouassier, D.J. Lougnot // Laser Chemistry. – 1990.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.10, №5-6. – C.349–366.</w:t>
          </w:r>
        </w:p>
        <w:bookmarkEnd w:id="149"/>
        <w:p w14:paraId="6D1E9F6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0" w:name="_CTVL00151b2b1ee088e4183b1fc32db850d3839"/>
          <w:r w:rsidRPr="00160A05">
            <w:rPr>
              <w:rFonts w:ascii="Times New Roman" w:hAnsi="Times New Roman" w:cs="Times New Roman"/>
              <w:lang w:val="en-US"/>
            </w:rPr>
            <w:t>Pappas, S.P. Radiation curing / S.P. Pappas, 1992.</w:t>
          </w:r>
        </w:p>
        <w:bookmarkEnd w:id="150"/>
        <w:p w14:paraId="59ECC9A5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1" w:name="_CTVL001ab75b46309be4ee5b38c04fd1e949d34"/>
          <w:r w:rsidRPr="00160A05">
            <w:rPr>
              <w:rFonts w:ascii="Times New Roman" w:hAnsi="Times New Roman" w:cs="Times New Roman"/>
              <w:lang w:val="en-US"/>
            </w:rPr>
            <w:t>Kloosterboer, J.G. / J.G. Kloosterboer // Adv. Polym. Sci. – 1988.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.84.</w:t>
          </w:r>
        </w:p>
        <w:bookmarkEnd w:id="151"/>
        <w:p w14:paraId="44B60E4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6.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2" w:name="_CTVL001b8a662bd057c4565858afb9872ef0c97"/>
          <w:r w:rsidRPr="00160A05">
            <w:rPr>
              <w:rFonts w:ascii="Times New Roman" w:hAnsi="Times New Roman" w:cs="Times New Roman"/>
              <w:lang w:val="en-US"/>
            </w:rPr>
            <w:t>Decker, C. / C. Decker // Progr. Polym. Sci. – 1996.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.21. – C.593.</w:t>
          </w:r>
        </w:p>
        <w:bookmarkEnd w:id="152"/>
        <w:p w14:paraId="30BC70D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3" w:name="_CTVL0011b6dea1e39f14210ba312914715a2ca3"/>
          <w:r w:rsidRPr="00160A05">
            <w:rPr>
              <w:rFonts w:ascii="Times New Roman" w:hAnsi="Times New Roman" w:cs="Times New Roman"/>
              <w:lang w:val="en-US"/>
            </w:rPr>
            <w:t xml:space="preserve">Decker, C. Macromol. Sci / C. Decker, D. Decker // Pure Appl. </w:t>
          </w:r>
          <w:r w:rsidRPr="00160A05">
            <w:rPr>
              <w:rFonts w:ascii="Times New Roman" w:hAnsi="Times New Roman" w:cs="Times New Roman"/>
            </w:rPr>
            <w:t>Chem. – 1997. – Т.34. – C.605.</w:t>
          </w:r>
        </w:p>
        <w:bookmarkEnd w:id="153"/>
        <w:p w14:paraId="7697108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8.</w:t>
          </w:r>
          <w:r w:rsidRPr="00160A05">
            <w:rPr>
              <w:rFonts w:ascii="Times New Roman" w:hAnsi="Times New Roman" w:cs="Times New Roman"/>
            </w:rPr>
            <w:tab/>
          </w:r>
          <w:bookmarkStart w:id="154" w:name="_CTVL0010cef0407724345ecb99c5c6a68a2eaf3"/>
          <w:r w:rsidRPr="00160A05">
            <w:rPr>
              <w:rFonts w:ascii="Times New Roman" w:hAnsi="Times New Roman"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54"/>
        <w:p w14:paraId="2B54A81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9.</w:t>
          </w:r>
          <w:r w:rsidRPr="00160A05">
            <w:rPr>
              <w:rFonts w:ascii="Times New Roman" w:hAnsi="Times New Roman" w:cs="Times New Roman"/>
            </w:rPr>
            <w:tab/>
          </w:r>
          <w:bookmarkStart w:id="155" w:name="_CTVL0013ed82feb036c426882177cbc61643b4d"/>
          <w:r w:rsidRPr="00160A05">
            <w:rPr>
              <w:rFonts w:ascii="Times New Roman" w:hAnsi="Times New Roman"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155"/>
        <w:p w14:paraId="3128A71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10.</w:t>
          </w:r>
          <w:r w:rsidRPr="00160A05">
            <w:rPr>
              <w:rFonts w:ascii="Times New Roman" w:hAnsi="Times New Roman" w:cs="Times New Roman"/>
            </w:rPr>
            <w:tab/>
          </w:r>
          <w:bookmarkStart w:id="156" w:name="_CTVL00154e8fde31d3f492b8d2eb336a57901c0"/>
          <w:r w:rsidRPr="00160A05">
            <w:rPr>
              <w:rFonts w:ascii="Times New Roman" w:hAnsi="Times New Roman"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56"/>
        <w:p w14:paraId="6C1BBE4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7" w:name="_CTVL0015042abb9e2344c32b864ac209cc9040b"/>
          <w:r w:rsidRPr="00160A05">
            <w:rPr>
              <w:rFonts w:ascii="Times New Roman" w:hAnsi="Times New Roman"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.46, №2. – C.93–114.</w:t>
          </w:r>
        </w:p>
        <w:bookmarkEnd w:id="157"/>
        <w:p w14:paraId="4AB3946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8" w:name="_CTVL001e847070fb205461b8ab5be1baa2cb533"/>
          <w:r w:rsidRPr="00160A05">
            <w:rPr>
              <w:rFonts w:ascii="Times New Roman" w:hAnsi="Times New Roman" w:cs="Times New Roman"/>
              <w:lang w:val="en-US"/>
            </w:rPr>
            <w:t>Calvert, J.G. Photochemistry / J.G. Calvert, J.N. Pitts. – New York, N.Y.: Wiley, 1966. – 899 c.</w:t>
          </w:r>
        </w:p>
        <w:bookmarkEnd w:id="158"/>
        <w:p w14:paraId="24036C6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9" w:name="_CTVL0018a1ae8a3bf9a45698c73307aa964a900"/>
          <w:r w:rsidRPr="00160A05">
            <w:rPr>
              <w:rFonts w:ascii="Times New Roman" w:hAnsi="Times New Roman" w:cs="Times New Roman"/>
              <w:lang w:val="en-US"/>
            </w:rPr>
            <w:t>Carapllucci, P.A. Photoreduction of 9,10-phenantrenquinone / P.A. Carapllucci, H.P. Wolf, W. K. // J. Amer. Chem. Soc. – 1969.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.91. – C.4635–4639.</w:t>
          </w:r>
        </w:p>
        <w:bookmarkEnd w:id="159"/>
        <w:p w14:paraId="3C2573B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14.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0" w:name="_CTVL0018a285f2686c44f1f830cda3675130b90"/>
          <w:r w:rsidRPr="00160A05">
            <w:rPr>
              <w:rFonts w:ascii="Times New Roman" w:hAnsi="Times New Roman"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 w:rsidRPr="00160A05">
            <w:rPr>
              <w:rFonts w:ascii="Times New Roman" w:hAnsi="Times New Roman" w:cs="Times New Roman"/>
            </w:rPr>
            <w:t>Chem. Soc. – 1997. – Т.119. – C.11468–11479.</w:t>
          </w:r>
        </w:p>
        <w:bookmarkEnd w:id="160"/>
        <w:p w14:paraId="69901E2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15.</w:t>
          </w:r>
          <w:r w:rsidRPr="00160A05">
            <w:rPr>
              <w:rFonts w:ascii="Times New Roman" w:hAnsi="Times New Roman" w:cs="Times New Roman"/>
            </w:rPr>
            <w:tab/>
          </w:r>
          <w:bookmarkStart w:id="161" w:name="_CTVL0014e0005c52a7f420e85aa99600ce8e268"/>
          <w:r w:rsidRPr="00160A05">
            <w:rPr>
              <w:rFonts w:ascii="Times New Roman" w:hAnsi="Times New Roman"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161"/>
        <w:p w14:paraId="69103E3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16.</w:t>
          </w:r>
          <w:r w:rsidRPr="00160A05">
            <w:rPr>
              <w:rFonts w:ascii="Times New Roman" w:hAnsi="Times New Roman" w:cs="Times New Roman"/>
            </w:rPr>
            <w:tab/>
          </w:r>
          <w:bookmarkStart w:id="162" w:name="_CTVL0013bcf14a619fe4cff9b9abbf0717c9b45"/>
          <w:r w:rsidRPr="00160A05">
            <w:rPr>
              <w:rFonts w:ascii="Times New Roman" w:hAnsi="Times New Roman" w:cs="Times New Roman"/>
            </w:rP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62"/>
        <w:p w14:paraId="0CEE8AA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lastRenderedPageBreak/>
            <w:t>17.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3" w:name="_CTVL001367e67b3d3c14dbab8d1d6323d13ec85"/>
          <w:r w:rsidRPr="00160A05">
            <w:rPr>
              <w:rFonts w:ascii="Times New Roman" w:hAnsi="Times New Roman" w:cs="Times New Roman"/>
              <w:lang w:val="en-US"/>
            </w:rPr>
            <w:t>Khudyakov, I.V. Short-lived Phenoxy- and Semiquinone Radicals / I.V. Khudyakov, V.A. Kuz'min // Russian Chemical Reviews. – 1975.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.44, №10. – C.801–815.</w:t>
          </w:r>
        </w:p>
        <w:bookmarkEnd w:id="163"/>
        <w:p w14:paraId="31FBC8B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4" w:name="_CTVL0016f889ecb1b854275990058cd4f0e21a1"/>
          <w:r w:rsidRPr="00160A05">
            <w:rPr>
              <w:rFonts w:ascii="Times New Roman" w:hAnsi="Times New Roman"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 // Polymer. – 2003.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.44, №18. – C.5219–5226.</w:t>
          </w:r>
        </w:p>
        <w:bookmarkEnd w:id="164"/>
        <w:p w14:paraId="63AA250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19.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5" w:name="_CTVL0011182372a473a429fb8f0d76476df6b09"/>
          <w:r w:rsidRPr="00160A05">
            <w:rPr>
              <w:rFonts w:ascii="Times New Roman" w:hAnsi="Times New Roman"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 // Journal of the American Chemical Society. – 2000.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.122, №35. – C.8435–8443.</w:t>
          </w:r>
        </w:p>
        <w:bookmarkEnd w:id="165"/>
        <w:p w14:paraId="4428CED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</w:rPr>
            <w:t>20.</w:t>
          </w:r>
          <w:r w:rsidRPr="00160A05">
            <w:rPr>
              <w:rFonts w:ascii="Times New Roman" w:hAnsi="Times New Roman" w:cs="Times New Roman"/>
            </w:rPr>
            <w:tab/>
          </w:r>
          <w:bookmarkStart w:id="166" w:name="_CTVL00168c4e1812678420cbd1ca09ab87246e4"/>
          <w:r w:rsidRPr="00160A05">
            <w:rPr>
              <w:rFonts w:ascii="Times New Roman" w:hAnsi="Times New Roman"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СССР</w:t>
          </w:r>
          <w:r w:rsidRPr="00160A05">
            <w:rPr>
              <w:rFonts w:ascii="Times New Roman" w:hAnsi="Times New Roman" w:cs="Times New Roman"/>
              <w:lang w:val="en-US"/>
            </w:rPr>
            <w:t xml:space="preserve">, </w:t>
          </w:r>
          <w:r w:rsidRPr="00160A05">
            <w:rPr>
              <w:rFonts w:ascii="Times New Roman" w:hAnsi="Times New Roman" w:cs="Times New Roman"/>
            </w:rPr>
            <w:t>сер</w:t>
          </w:r>
          <w:r w:rsidRPr="00160A05">
            <w:rPr>
              <w:rFonts w:ascii="Times New Roman" w:hAnsi="Times New Roman" w:cs="Times New Roman"/>
              <w:lang w:val="en-US"/>
            </w:rPr>
            <w:t>. x</w:t>
          </w:r>
          <w:r w:rsidRPr="00160A05">
            <w:rPr>
              <w:rFonts w:ascii="Times New Roman" w:hAnsi="Times New Roman" w:cs="Times New Roman"/>
            </w:rPr>
            <w:t>им</w:t>
          </w:r>
          <w:r w:rsidRPr="00160A05">
            <w:rPr>
              <w:rFonts w:ascii="Times New Roman" w:hAnsi="Times New Roman" w:cs="Times New Roman"/>
              <w:lang w:val="en-US"/>
            </w:rPr>
            <w:t>. – 1987. – №2. – C.448–451.</w:t>
          </w:r>
        </w:p>
        <w:bookmarkEnd w:id="166"/>
        <w:p w14:paraId="1A2E169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7" w:name="_CTVL001e8b5474b67e14347bf61d83bfcb294be"/>
          <w:r w:rsidRPr="00160A05">
            <w:rPr>
              <w:rFonts w:ascii="Times New Roman" w:hAnsi="Times New Roman"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7"/>
        <w:p w14:paraId="17B19BB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8" w:name="_CTVL0017780c177f7a84040b233caa3a173ca5c"/>
          <w:r w:rsidRPr="00160A05">
            <w:rPr>
              <w:rFonts w:ascii="Times New Roman" w:hAnsi="Times New Roman"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.45, №8. – C.2433–2437.</w:t>
          </w:r>
        </w:p>
        <w:bookmarkEnd w:id="168"/>
        <w:p w14:paraId="6D01C07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9" w:name="_CTVL001e38ff760cb1346c5ad4d92b07adbd62e"/>
          <w:r w:rsidRPr="00160A05">
            <w:rPr>
              <w:rFonts w:ascii="Times New Roman" w:hAnsi="Times New Roman"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.95, №19. – C.7253–7260.</w:t>
          </w:r>
        </w:p>
        <w:bookmarkEnd w:id="169"/>
        <w:p w14:paraId="517E2DC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0" w:name="_CTVL0013ba6da625dcb48eb92d602275be4e3b0"/>
          <w:r w:rsidRPr="00160A05">
            <w:rPr>
              <w:rFonts w:ascii="Times New Roman" w:hAnsi="Times New Roman"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.63, №12. – C.3385–3397.</w:t>
          </w:r>
        </w:p>
        <w:bookmarkEnd w:id="170"/>
        <w:p w14:paraId="19527AC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1" w:name="_CTVL001e2e3ff0a3f444252876f32760ae81dcc"/>
          <w:r w:rsidRPr="00160A05">
            <w:rPr>
              <w:rFonts w:ascii="Times New Roman" w:hAnsi="Times New Roman"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.27. – C.51–82.</w:t>
          </w:r>
        </w:p>
        <w:bookmarkEnd w:id="171"/>
        <w:p w14:paraId="6C799A7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26.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2" w:name="_CTVL0019a1980ac37d9419d926bf5fcb1cdd5c7"/>
          <w:r w:rsidRPr="00160A05">
            <w:rPr>
              <w:rFonts w:ascii="Times New Roman" w:hAnsi="Times New Roman" w:cs="Times New Roman"/>
              <w:lang w:val="en-US"/>
            </w:rPr>
            <w:t>Barltrop, J.A. Excited states in organic chemistry / J.A. Barltrop, J.D. Coyle. – London: Wiley, 1975.</w:t>
          </w:r>
        </w:p>
        <w:bookmarkEnd w:id="172"/>
        <w:p w14:paraId="60B11F9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3" w:name="_CTVL0012b7f60b93d564e73807e2915eb54653b"/>
          <w:r w:rsidRPr="00160A05">
            <w:rPr>
              <w:rFonts w:ascii="Times New Roman" w:hAnsi="Times New Roman"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.96. – C.223–233.</w:t>
          </w:r>
        </w:p>
        <w:bookmarkEnd w:id="173"/>
        <w:p w14:paraId="44CC52A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28.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4" w:name="_CTVL001292c6354d73e44b08a255cb21fa4e588"/>
          <w:r w:rsidRPr="00160A05">
            <w:rPr>
              <w:rFonts w:ascii="Times New Roman" w:hAnsi="Times New Roman" w:cs="Times New Roman"/>
              <w:lang w:val="en-US"/>
            </w:rPr>
            <w:t xml:space="preserve">Peters, K.S. A theory-experiment conundrum for proton transfer / K.S. Peters // Acc. </w:t>
          </w:r>
          <w:r w:rsidRPr="00160A05">
            <w:rPr>
              <w:rFonts w:ascii="Times New Roman" w:hAnsi="Times New Roman" w:cs="Times New Roman"/>
            </w:rPr>
            <w:t>Chem. Res. – 2009. – Vol. 42, №1. – P.89–96.</w:t>
          </w:r>
        </w:p>
        <w:bookmarkEnd w:id="174"/>
        <w:p w14:paraId="431EAAE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29.</w:t>
          </w:r>
          <w:r w:rsidRPr="00160A05">
            <w:rPr>
              <w:rFonts w:ascii="Times New Roman" w:hAnsi="Times New Roman" w:cs="Times New Roman"/>
            </w:rPr>
            <w:tab/>
          </w:r>
          <w:bookmarkStart w:id="175" w:name="_CTVL001cfe63ef72bdb41a5b4db0c1d156f14df"/>
          <w:r w:rsidRPr="00160A05">
            <w:rPr>
              <w:rFonts w:ascii="Times New Roman" w:hAnsi="Times New Roman"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75"/>
        <w:p w14:paraId="61D71BF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lastRenderedPageBreak/>
            <w:t>30.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6" w:name="_CTVL001ec43236ddad642fbaf34a7b8fe91327d"/>
          <w:r w:rsidRPr="00160A05">
            <w:rPr>
              <w:rFonts w:ascii="Times New Roman" w:hAnsi="Times New Roman" w:cs="Times New Roman"/>
              <w:lang w:val="en-US"/>
            </w:rPr>
            <w:t>Peters, K.S. Picosecond dynamics of the photoreduction of benzophenone by DABCO / K.S. Peters, J. Lee // J. Phys. Chem. – 1993.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.97. – C.3761–3764.</w:t>
          </w:r>
        </w:p>
        <w:bookmarkEnd w:id="176"/>
        <w:p w14:paraId="67ABBA3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31.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7" w:name="_CTVL0013b14bcf754ef4de4aa6e87347afa2d59"/>
          <w:r w:rsidRPr="00160A05">
            <w:rPr>
              <w:rFonts w:ascii="Times New Roman" w:hAnsi="Times New Roman"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 w:rsidRPr="00160A05">
            <w:rPr>
              <w:rFonts w:ascii="Times New Roman" w:hAnsi="Times New Roman" w:cs="Times New Roman"/>
            </w:rPr>
            <w:t>Chem. Soc. – 2000. – Т.122. – C.107–113.</w:t>
          </w:r>
        </w:p>
        <w:bookmarkEnd w:id="177"/>
        <w:p w14:paraId="2619BF2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32.</w:t>
          </w:r>
          <w:r w:rsidRPr="00160A05">
            <w:rPr>
              <w:rFonts w:ascii="Times New Roman" w:hAnsi="Times New Roman" w:cs="Times New Roman"/>
            </w:rPr>
            <w:tab/>
          </w:r>
          <w:bookmarkStart w:id="178" w:name="_CTVL001ed550c714c5544508b25af2ca3873023"/>
          <w:r w:rsidRPr="00160A05">
            <w:rPr>
              <w:rFonts w:ascii="Times New Roman" w:hAnsi="Times New Roman"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8"/>
        <w:p w14:paraId="4B2983F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33.</w:t>
          </w:r>
          <w:r w:rsidRPr="00160A05">
            <w:rPr>
              <w:rFonts w:ascii="Times New Roman" w:hAnsi="Times New Roman" w:cs="Times New Roman"/>
            </w:rPr>
            <w:tab/>
          </w:r>
          <w:bookmarkStart w:id="179" w:name="_CTVL001320c2cd48e674fe1b84b0da6cc777ed7"/>
          <w:r w:rsidRPr="00160A05">
            <w:rPr>
              <w:rFonts w:ascii="Times New Roman" w:hAnsi="Times New Roman"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179"/>
        <w:p w14:paraId="5E298A8F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34.</w:t>
          </w:r>
          <w:r w:rsidRPr="00160A05">
            <w:rPr>
              <w:rFonts w:ascii="Times New Roman" w:hAnsi="Times New Roman" w:cs="Times New Roman"/>
            </w:rPr>
            <w:tab/>
          </w:r>
          <w:bookmarkStart w:id="180" w:name="_CTVL001a69e667818c84b01b749bb0a990f5b93"/>
          <w:r w:rsidRPr="00160A05">
            <w:rPr>
              <w:rFonts w:ascii="Times New Roman" w:hAnsi="Times New Roman" w:cs="Times New Roman"/>
            </w:rPr>
            <w:t>С. Чесноков, В. Черкасов, Ю. Чечет [и др.] // Изв. АН СССР, сер. xим. – 2000. – C.1515.</w:t>
          </w:r>
        </w:p>
        <w:bookmarkEnd w:id="180"/>
        <w:p w14:paraId="1258DCB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35.</w:t>
          </w:r>
          <w:r w:rsidRPr="00160A05">
            <w:rPr>
              <w:rFonts w:ascii="Times New Roman" w:hAnsi="Times New Roman" w:cs="Times New Roman"/>
            </w:rPr>
            <w:tab/>
          </w:r>
          <w:bookmarkStart w:id="181" w:name="_CTVL0017c42405d132d46b1b4369905265ff9d2"/>
          <w:r w:rsidRPr="00160A05">
            <w:rPr>
              <w:rFonts w:ascii="Times New Roman" w:hAnsi="Times New Roman" w:cs="Times New Roman"/>
            </w:rPr>
            <w:t>Багдасарьян Х.С. Теория радикальной полимеризации / Багдасарьян Х.С.: Наука, 1966.</w:t>
          </w:r>
        </w:p>
        <w:bookmarkEnd w:id="181"/>
        <w:p w14:paraId="7938506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36.</w:t>
          </w:r>
          <w:r w:rsidRPr="00160A05">
            <w:rPr>
              <w:rFonts w:ascii="Times New Roman" w:hAnsi="Times New Roman" w:cs="Times New Roman"/>
            </w:rPr>
            <w:tab/>
          </w:r>
          <w:bookmarkStart w:id="182" w:name="_CTVL00120515669bea94e249ee7fdc8eec508be"/>
          <w:r w:rsidRPr="00160A05">
            <w:rPr>
              <w:rFonts w:ascii="Times New Roman" w:hAnsi="Times New Roman"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82"/>
        <w:p w14:paraId="70F4801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37.</w:t>
          </w:r>
          <w:r w:rsidRPr="00160A05">
            <w:rPr>
              <w:rFonts w:ascii="Times New Roman" w:hAnsi="Times New Roman" w:cs="Times New Roman"/>
            </w:rPr>
            <w:tab/>
          </w:r>
          <w:bookmarkStart w:id="183" w:name="_CTVL001aadcaed744ad42e2993504fcff9a9f7a"/>
          <w:r w:rsidRPr="00160A05">
            <w:rPr>
              <w:rFonts w:ascii="Times New Roman" w:hAnsi="Times New Roman"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3"/>
        <w:p w14:paraId="2BB9101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38.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84" w:name="_CTVL00180be62af4b4d4f9cb1655a1d0676010e"/>
          <w:r w:rsidRPr="00160A05">
            <w:rPr>
              <w:rFonts w:ascii="Times New Roman" w:hAnsi="Times New Roman" w:cs="Times New Roman"/>
              <w:lang w:val="en-US"/>
            </w:rPr>
            <w:t>Hohenberg P., K.W. / K.W. Hohenberg P. // Phys. Rev. B. – 1964.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.136, №3. – C.864.</w:t>
          </w:r>
        </w:p>
        <w:bookmarkEnd w:id="184"/>
        <w:p w14:paraId="48A27D4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39.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85" w:name="_CTVL0019be5edbfe1b245c98aa2b9cb5f1da22e"/>
          <w:r w:rsidRPr="00160A05">
            <w:rPr>
              <w:rFonts w:ascii="Times New Roman" w:hAnsi="Times New Roman" w:cs="Times New Roman"/>
              <w:lang w:val="en-US"/>
            </w:rPr>
            <w:t xml:space="preserve">Kohn W., Sham L. J. / Kohn W., Sham L. J. // Phys. </w:t>
          </w:r>
          <w:r w:rsidRPr="00160A05">
            <w:rPr>
              <w:rFonts w:ascii="Times New Roman" w:hAnsi="Times New Roman" w:cs="Times New Roman"/>
            </w:rPr>
            <w:t>Rev. A. – 1965. – Т.140, №4. – C.1133.</w:t>
          </w:r>
        </w:p>
        <w:bookmarkEnd w:id="185"/>
        <w:p w14:paraId="7200972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40.</w:t>
          </w:r>
          <w:r w:rsidRPr="00160A05">
            <w:rPr>
              <w:rFonts w:ascii="Times New Roman" w:hAnsi="Times New Roman" w:cs="Times New Roman"/>
            </w:rPr>
            <w:tab/>
          </w:r>
          <w:bookmarkStart w:id="186" w:name="_CTVL001264ddb9e73854131b0e0ff4875f2de6d"/>
          <w:r w:rsidRPr="00160A05">
            <w:rPr>
              <w:rFonts w:ascii="Times New Roman" w:hAnsi="Times New Roman" w:cs="Times New Roman"/>
            </w:rPr>
            <w:t>Арнольд, В.И. Обыкновенные дифференциальные уравнения / В.И. Арнольд: Наука, 1984.</w:t>
          </w:r>
        </w:p>
        <w:bookmarkEnd w:id="186"/>
        <w:p w14:paraId="1829DF1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41.</w:t>
          </w:r>
          <w:r w:rsidRPr="00160A05">
            <w:rPr>
              <w:rFonts w:ascii="Times New Roman" w:hAnsi="Times New Roman" w:cs="Times New Roman"/>
            </w:rPr>
            <w:tab/>
          </w:r>
          <w:bookmarkStart w:id="187" w:name="_CTVL001da35897ff2f44b61b77795d1895b4d49"/>
          <w:r w:rsidRPr="00160A05">
            <w:rPr>
              <w:rFonts w:ascii="Times New Roman" w:hAnsi="Times New Roman"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7"/>
        <w:p w14:paraId="2842214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42.</w:t>
          </w:r>
          <w:r w:rsidRPr="00160A05">
            <w:rPr>
              <w:rFonts w:ascii="Times New Roman" w:hAnsi="Times New Roman" w:cs="Times New Roman"/>
            </w:rPr>
            <w:tab/>
          </w:r>
          <w:bookmarkStart w:id="188" w:name="_CTVL00184636429924f486baa2b1c88615fc6d4"/>
          <w:r w:rsidRPr="00160A05">
            <w:rPr>
              <w:rFonts w:ascii="Times New Roman" w:hAnsi="Times New Roman" w:cs="Times New Roman"/>
            </w:rPr>
            <w:t>Пименов, В.Г. Численные методы : в 2 ч / В.Г. Пименов. – Екатеринбург, 2014.</w:t>
          </w:r>
        </w:p>
        <w:bookmarkEnd w:id="188"/>
        <w:p w14:paraId="4B547BB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89" w:name="_CTVL0017c21c809c7b34edbbeb1dbcde00a753a"/>
          <w:r w:rsidRPr="00160A05">
            <w:rPr>
              <w:rFonts w:ascii="Times New Roman" w:hAnsi="Times New Roman"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89"/>
        <w:p w14:paraId="14BFCD8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90" w:name="_CTVL001ab6d0e4e9680468b8aaf80297df161cd"/>
          <w:r w:rsidRPr="00160A05">
            <w:rPr>
              <w:rFonts w:ascii="Times New Roman" w:hAnsi="Times New Roman"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.468. – C.111470.</w:t>
          </w:r>
        </w:p>
        <w:bookmarkEnd w:id="190"/>
        <w:p w14:paraId="4679696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45.</w:t>
          </w:r>
          <w:r w:rsidRPr="00160A05">
            <w:rPr>
              <w:rFonts w:ascii="Times New Roman" w:hAnsi="Times New Roman" w:cs="Times New Roman"/>
            </w:rPr>
            <w:tab/>
          </w:r>
          <w:bookmarkStart w:id="191" w:name="_CTVL001b8e617d172154c57b8a7b19c423de974"/>
          <w:r w:rsidRPr="00160A05">
            <w:rPr>
              <w:rFonts w:ascii="Times New Roman" w:hAnsi="Times New Roman"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1"/>
        <w:p w14:paraId="2F30107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46.</w:t>
          </w:r>
          <w:r w:rsidRPr="00160A05">
            <w:rPr>
              <w:rFonts w:ascii="Times New Roman" w:hAnsi="Times New Roman" w:cs="Times New Roman"/>
            </w:rPr>
            <w:tab/>
          </w:r>
          <w:bookmarkStart w:id="192" w:name="_CTVL001c6f622c35dcc45c3b88abad104942fa9"/>
          <w:r w:rsidRPr="00160A05">
            <w:rPr>
              <w:rFonts w:ascii="Times New Roman" w:hAnsi="Times New Roman"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2"/>
        <w:p w14:paraId="4D63EE5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lastRenderedPageBreak/>
            <w:t>47.</w:t>
          </w:r>
          <w:r w:rsidRPr="00160A05">
            <w:rPr>
              <w:rFonts w:ascii="Times New Roman" w:hAnsi="Times New Roman" w:cs="Times New Roman"/>
            </w:rPr>
            <w:tab/>
          </w:r>
          <w:bookmarkStart w:id="193" w:name="_CTVL001832d1fd66b64488fbead14ccf5132a17"/>
          <w:r w:rsidRPr="00160A05">
            <w:rPr>
              <w:rFonts w:ascii="Times New Roman" w:hAnsi="Times New Roman"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93"/>
        <w:p w14:paraId="47F0AFA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48.</w:t>
          </w:r>
          <w:r w:rsidRPr="00160A05">
            <w:rPr>
              <w:rFonts w:ascii="Times New Roman" w:hAnsi="Times New Roman" w:cs="Times New Roman"/>
            </w:rPr>
            <w:tab/>
          </w:r>
          <w:bookmarkStart w:id="194" w:name="_CTVL001fb14ad44da4d434cb79bc94b65730299"/>
          <w:r w:rsidRPr="00160A05">
            <w:rPr>
              <w:rFonts w:ascii="Times New Roman" w:hAnsi="Times New Roman"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4"/>
        <w:p w14:paraId="68716BDF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49.</w:t>
          </w:r>
          <w:r w:rsidRPr="00160A05">
            <w:rPr>
              <w:rFonts w:ascii="Times New Roman" w:hAnsi="Times New Roman" w:cs="Times New Roman"/>
            </w:rPr>
            <w:tab/>
          </w:r>
          <w:bookmarkStart w:id="195" w:name="_CTVL00164aa5b070416412ab318d496f9d954f8"/>
          <w:r w:rsidRPr="00160A05">
            <w:rPr>
              <w:rFonts w:ascii="Times New Roman" w:hAnsi="Times New Roman"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5"/>
        <w:p w14:paraId="7F2F561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50.</w:t>
          </w:r>
          <w:r w:rsidRPr="00160A05">
            <w:rPr>
              <w:rFonts w:ascii="Times New Roman" w:hAnsi="Times New Roman" w:cs="Times New Roman"/>
            </w:rPr>
            <w:tab/>
          </w:r>
          <w:bookmarkStart w:id="196" w:name="_CTVL001ba48853b548e4e90aeb80421cf674030"/>
          <w:r w:rsidRPr="00160A05">
            <w:rPr>
              <w:rFonts w:ascii="Times New Roman" w:hAnsi="Times New Roman"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96"/>
        <w:p w14:paraId="32E0336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51.</w:t>
          </w:r>
          <w:r w:rsidRPr="00160A05">
            <w:rPr>
              <w:rFonts w:ascii="Times New Roman" w:hAnsi="Times New Roman" w:cs="Times New Roman"/>
            </w:rPr>
            <w:tab/>
          </w:r>
          <w:bookmarkStart w:id="197" w:name="_CTVL0010471d3e385a5428c87089fad00015b68"/>
          <w:r w:rsidRPr="00160A05">
            <w:rPr>
              <w:rFonts w:ascii="Times New Roman" w:hAnsi="Times New Roman" w:cs="Times New Roman"/>
            </w:rPr>
            <w:t>Эстербю, О. Прямые методы для разреженных матриц / О. Эстербю, З. Златев, 1987.</w:t>
          </w:r>
        </w:p>
        <w:bookmarkEnd w:id="197"/>
        <w:p w14:paraId="278B01E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98" w:name="_CTVL0010b56564199754e62bb0829457e16fdf2"/>
          <w:r w:rsidRPr="00160A05">
            <w:rPr>
              <w:rFonts w:ascii="Times New Roman" w:hAnsi="Times New Roman"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98"/>
        <w:p w14:paraId="02AE428B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99" w:name="_CTVL00152f8f42f720f4e04b70625d8f3ebe7c8"/>
          <w:r w:rsidRPr="00160A05">
            <w:rPr>
              <w:rFonts w:ascii="Times New Roman" w:hAnsi="Times New Roman" w:cs="Times New Roman"/>
              <w:lang w:val="en-US"/>
            </w:rPr>
            <w:t>Saad, Y. Iterative methods for sparse linear systems / Y. Saad. – Philadelphia: SIAM, 2003.</w:t>
          </w:r>
        </w:p>
        <w:bookmarkEnd w:id="199"/>
        <w:p w14:paraId="664005F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200" w:name="_CTVL00123786719e4e74060a52dd6d5a04bbf83"/>
          <w:r w:rsidRPr="00160A05">
            <w:rPr>
              <w:rFonts w:ascii="Times New Roman" w:hAnsi="Times New Roman"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.28, №2. – C.187–197.</w:t>
          </w:r>
        </w:p>
        <w:bookmarkEnd w:id="200"/>
        <w:p w14:paraId="7E865D85" w14:textId="655C6FA4" w:rsidR="000053AF" w:rsidRPr="00E06C9B" w:rsidRDefault="006D4713" w:rsidP="006D4713">
          <w:pPr>
            <w:pStyle w:val="CitaviBibliographyEntry"/>
            <w:rPr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201" w:name="_CTVL0011ed0dec2a5e6408bb3deafe782c9dea5"/>
          <w:r w:rsidRPr="00160A05">
            <w:rPr>
              <w:rFonts w:ascii="Times New Roman" w:hAnsi="Times New Roman"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1"/>
          <w:r w:rsidRPr="00160A05">
            <w:rPr>
              <w:rFonts w:ascii="Times New Roman" w:hAnsi="Times New Roman" w:cs="Times New Roman"/>
              <w:lang w:val="en-US"/>
            </w:rPr>
            <w:t>.</w:t>
          </w:r>
          <w:r w:rsidR="000053AF" w:rsidRPr="00160A05">
            <w:rPr>
              <w:rFonts w:ascii="Times New Roman" w:hAnsi="Times New Roman" w:cs="Times New Roman"/>
            </w:rPr>
            <w:fldChar w:fldCharType="end"/>
          </w:r>
        </w:p>
      </w:sdtContent>
    </w:sdt>
    <w:sectPr w:rsidR="000053AF" w:rsidRPr="00E06C9B" w:rsidSect="004129A8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HOME" w:date="2023-05-14T11:50:00Z" w:initials="H">
    <w:p w14:paraId="1AAA2AE6" w14:textId="337645BA" w:rsidR="00F30733" w:rsidRDefault="00F30733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18" w:author="HOME" w:date="2023-05-26T12:43:00Z" w:initials="H">
    <w:p w14:paraId="516CF0A2" w14:textId="24C826C5" w:rsidR="00F5283F" w:rsidRDefault="00F5283F">
      <w:pPr>
        <w:pStyle w:val="afd"/>
      </w:pPr>
      <w:r>
        <w:rPr>
          <w:rStyle w:val="afc"/>
        </w:rPr>
        <w:annotationRef/>
      </w:r>
      <w:r>
        <w:t>Время жизни уже есть</w:t>
      </w:r>
    </w:p>
  </w:comment>
  <w:comment w:id="19" w:author="HOME" w:date="2023-05-22T12:31:00Z" w:initials="H">
    <w:p w14:paraId="1DE526A2" w14:textId="3A40A30E" w:rsidR="00F30733" w:rsidRDefault="00F30733">
      <w:pPr>
        <w:pStyle w:val="afd"/>
      </w:pPr>
      <w:r>
        <w:rPr>
          <w:rStyle w:val="afc"/>
        </w:rPr>
        <w:annotationRef/>
      </w:r>
      <w:r>
        <w:t xml:space="preserve">Вот так исключил - </w:t>
      </w:r>
    </w:p>
  </w:comment>
  <w:comment w:id="21" w:author="HOME" w:date="2023-05-17T20:28:00Z" w:initials="H">
    <w:p w14:paraId="5DAE6923" w14:textId="598DE284" w:rsidR="00F30733" w:rsidRPr="00814C1C" w:rsidRDefault="00F30733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>в конце привести эффективыне константы восстановления?, написать что система моделируется без воздуха, указать какие конкретно о-хиноны затрагиваются в данной работе</w:t>
      </w:r>
    </w:p>
  </w:comment>
  <w:comment w:id="23" w:author="HOME" w:date="2023-05-26T12:47:00Z" w:initials="H">
    <w:p w14:paraId="18FCCB16" w14:textId="39E2FECD" w:rsidR="00F5283F" w:rsidRDefault="00F5283F">
      <w:pPr>
        <w:pStyle w:val="afd"/>
      </w:pPr>
      <w:r>
        <w:rPr>
          <w:rStyle w:val="afc"/>
        </w:rPr>
        <w:annotationRef/>
      </w:r>
      <w:r>
        <w:t>Черточка не пропущена так как это общий мех восстановления а семихиноны будут уже в раскрытии этого механизма</w:t>
      </w:r>
    </w:p>
  </w:comment>
  <w:comment w:id="37" w:author="HOME" w:date="2023-05-17T21:48:00Z" w:initials="H">
    <w:p w14:paraId="372B7BC3" w14:textId="25996A51" w:rsidR="00F30733" w:rsidRDefault="00F30733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38" w:author="HOME" w:date="2023-05-19T18:55:00Z" w:initials="H">
    <w:p w14:paraId="5A86D97D" w14:textId="645D64AF" w:rsidR="00F30733" w:rsidRDefault="00F30733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45" w:author="HOME" w:date="2023-05-17T19:53:00Z" w:initials="H">
    <w:p w14:paraId="33D266C2" w14:textId="1F60309C" w:rsidR="00F30733" w:rsidRDefault="00F30733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62" w:author="MArs" w:date="2023-05-22T13:20:00Z" w:initials="M">
    <w:p w14:paraId="7B3E71FC" w14:textId="0E48B303" w:rsidR="00F30733" w:rsidRDefault="00F30733">
      <w:pPr>
        <w:pStyle w:val="afd"/>
      </w:pPr>
      <w:r>
        <w:rPr>
          <w:rStyle w:val="afc"/>
        </w:rPr>
        <w:annotationRef/>
      </w:r>
      <w:r>
        <w:t>кривое предложение</w:t>
      </w:r>
    </w:p>
  </w:comment>
  <w:comment w:id="64" w:author="HOME" w:date="2023-05-17T19:29:00Z" w:initials="H">
    <w:p w14:paraId="4BEE8FF1" w14:textId="6B1ABDB6" w:rsidR="00F30733" w:rsidRPr="00E6659E" w:rsidRDefault="00F30733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1Е-5</w:t>
      </w:r>
    </w:p>
  </w:comment>
  <w:comment w:id="67" w:author="HOME" w:date="2023-05-16T19:13:00Z" w:initials="H">
    <w:p w14:paraId="01971D87" w14:textId="54979BE0" w:rsidR="00F30733" w:rsidRDefault="00F30733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94" w:author="HOME" w:date="2023-05-15T13:50:00Z" w:initials="H">
    <w:p w14:paraId="2FC38999" w14:textId="3501D3DD" w:rsidR="00F30733" w:rsidRDefault="00F30733">
      <w:pPr>
        <w:pStyle w:val="afd"/>
      </w:pPr>
      <w:r>
        <w:rPr>
          <w:rStyle w:val="afc"/>
        </w:rPr>
        <w:annotationRef/>
      </w:r>
      <w:r>
        <w:t>Добавить обычный о-хинон, переписать текст</w:t>
      </w:r>
    </w:p>
  </w:comment>
  <w:comment w:id="99" w:author="HOME" w:date="2023-05-16T19:36:00Z" w:initials="H">
    <w:p w14:paraId="205A4103" w14:textId="2BF9970F" w:rsidR="00F30733" w:rsidRDefault="00F30733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104" w:author="HOME" w:date="2023-05-19T00:45:00Z" w:initials="H">
    <w:p w14:paraId="29E6C813" w14:textId="4DCC18AB" w:rsidR="00F30733" w:rsidRPr="00E6659E" w:rsidRDefault="00F30733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105" w:author="HOME" w:date="2023-05-19T01:00:00Z" w:initials="H">
    <w:p w14:paraId="3CE14CB1" w14:textId="1910DA75" w:rsidR="00F30733" w:rsidRPr="002B315C" w:rsidRDefault="00F30733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106" w:author="HOME" w:date="2023-05-19T01:04:00Z" w:initials="H">
    <w:p w14:paraId="28F451E4" w14:textId="4408F5BD" w:rsidR="00F30733" w:rsidRPr="00E6659E" w:rsidRDefault="00F30733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107" w:author="HOME" w:date="2023-05-19T01:10:00Z" w:initials="H">
    <w:p w14:paraId="267C1211" w14:textId="193B2BD2" w:rsidR="00F30733" w:rsidRDefault="00F30733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110" w:author="HOME" w:date="2023-05-10T13:28:00Z" w:initials="H">
    <w:p w14:paraId="65CA7866" w14:textId="7D941900" w:rsidR="00F30733" w:rsidRDefault="00F30733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118" w:author="HOME" w:date="2023-05-14T21:35:00Z" w:initials="H">
    <w:p w14:paraId="2964ED90" w14:textId="71B9A55A" w:rsidR="00F30733" w:rsidRPr="00321798" w:rsidRDefault="00F30733">
      <w:pPr>
        <w:pStyle w:val="afd"/>
      </w:pPr>
      <w:r>
        <w:rPr>
          <w:rStyle w:val="afc"/>
        </w:rPr>
        <w:annotationRef/>
      </w:r>
      <w:r>
        <w:t>нужно ли вставлять ссылку на текст</w:t>
      </w:r>
    </w:p>
  </w:comment>
  <w:comment w:id="125" w:author="HOME" w:date="2023-05-19T13:18:00Z" w:initials="H">
    <w:p w14:paraId="3C8C5F3A" w14:textId="1FA58D9C" w:rsidR="00F30733" w:rsidRDefault="00F30733">
      <w:pPr>
        <w:pStyle w:val="afd"/>
      </w:pPr>
      <w:r>
        <w:rPr>
          <w:rStyle w:val="afc"/>
        </w:rPr>
        <w:annotationRef/>
      </w:r>
      <w:r>
        <w:t>Про продукты</w:t>
      </w:r>
    </w:p>
  </w:comment>
  <w:comment w:id="139" w:author="HOME" w:date="2023-05-19T20:09:00Z" w:initials="H">
    <w:p w14:paraId="543F81CB" w14:textId="6EB43277" w:rsidR="00F30733" w:rsidRPr="006B26C5" w:rsidRDefault="00F30733">
      <w:pPr>
        <w:pStyle w:val="afd"/>
      </w:pPr>
      <w:r>
        <w:rPr>
          <w:rStyle w:val="afc"/>
        </w:rPr>
        <w:annotationRef/>
      </w:r>
      <w:r>
        <w:t>Нужны ли значения?</w:t>
      </w:r>
    </w:p>
  </w:comment>
  <w:comment w:id="140" w:author="HOME" w:date="2023-05-19T19:58:00Z" w:initials="H">
    <w:p w14:paraId="369B31BC" w14:textId="7A5C8E59" w:rsidR="00F30733" w:rsidRPr="000A201A" w:rsidRDefault="00F30733">
      <w:pPr>
        <w:pStyle w:val="afd"/>
      </w:pPr>
      <w:r>
        <w:t xml:space="preserve">Нужна </w:t>
      </w:r>
      <w:r>
        <w:rPr>
          <w:rStyle w:val="afc"/>
        </w:rPr>
        <w:annotationRef/>
      </w:r>
      <w:r>
        <w:t>точная формулировка</w:t>
      </w:r>
    </w:p>
  </w:comment>
  <w:comment w:id="144" w:author="HOME" w:date="2023-05-19T20:11:00Z" w:initials="H">
    <w:p w14:paraId="5E725714" w14:textId="027BF529" w:rsidR="00F30733" w:rsidRDefault="00F30733">
      <w:pPr>
        <w:pStyle w:val="afd"/>
      </w:pPr>
      <w:r>
        <w:rPr>
          <w:rStyle w:val="afc"/>
        </w:rPr>
        <w:annotationRef/>
      </w:r>
      <w:r>
        <w:t>Что еще дописать</w:t>
      </w:r>
    </w:p>
  </w:comment>
  <w:comment w:id="145" w:author="HOME" w:date="2023-05-19T18:00:00Z" w:initials="H">
    <w:p w14:paraId="072A582E" w14:textId="643598C8" w:rsidR="00F30733" w:rsidRDefault="00F30733">
      <w:pPr>
        <w:pStyle w:val="afd"/>
      </w:pPr>
      <w:r>
        <w:rPr>
          <w:rStyle w:val="afc"/>
        </w:rPr>
        <w:annotationRef/>
      </w:r>
      <w:r>
        <w:t>Ну почти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AA2AE6" w15:done="0"/>
  <w15:commentEx w15:paraId="516CF0A2" w15:done="0"/>
  <w15:commentEx w15:paraId="1DE526A2" w15:done="0"/>
  <w15:commentEx w15:paraId="5DAE6923" w15:done="0"/>
  <w15:commentEx w15:paraId="18FCCB16" w15:done="0"/>
  <w15:commentEx w15:paraId="372B7BC3" w15:done="0"/>
  <w15:commentEx w15:paraId="5A86D97D" w15:done="0"/>
  <w15:commentEx w15:paraId="33D266C2" w15:done="0"/>
  <w15:commentEx w15:paraId="7B3E71FC" w15:done="0"/>
  <w15:commentEx w15:paraId="4BEE8FF1" w15:done="0"/>
  <w15:commentEx w15:paraId="01971D87" w15:done="0"/>
  <w15:commentEx w15:paraId="2FC38999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65CA7866" w15:done="0"/>
  <w15:commentEx w15:paraId="2964ED90" w15:done="0"/>
  <w15:commentEx w15:paraId="3C8C5F3A" w15:done="0"/>
  <w15:commentEx w15:paraId="543F81CB" w15:done="0"/>
  <w15:commentEx w15:paraId="369B31BC" w15:done="0"/>
  <w15:commentEx w15:paraId="5E725714" w15:done="0"/>
  <w15:commentEx w15:paraId="072A58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996" w16cex:dateUtc="2023-05-14T08:50:00Z"/>
  <w16cex:commentExtensible w16cex:durableId="281B27FF" w16cex:dateUtc="2023-05-26T09:43:00Z"/>
  <w16cex:commentExtensible w16cex:durableId="280F6827" w16cex:dateUtc="2023-05-17T11:50:00Z"/>
  <w16cex:commentExtensible w16cex:durableId="280FB76A" w16cex:dateUtc="2023-05-17T17:28:00Z"/>
  <w16cex:commentExtensible w16cex:durableId="281B28E4" w16cex:dateUtc="2023-05-26T09:47:00Z"/>
  <w16cex:commentExtensible w16cex:durableId="280FCA17" w16cex:dateUtc="2023-05-17T18:48:00Z"/>
  <w16cex:commentExtensible w16cex:durableId="28124497" w16cex:dateUtc="2023-05-19T15:55:00Z"/>
  <w16cex:commentExtensible w16cex:durableId="280FAF36" w16cex:dateUtc="2023-05-17T16:53:00Z"/>
  <w16cex:commentExtensible w16cex:durableId="280FA98F" w16cex:dateUtc="2023-05-17T16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061A93" w16cex:dateUtc="2023-05-10T10:28:00Z"/>
  <w16cex:commentExtensible w16cex:durableId="280BD284" w16cex:dateUtc="2023-05-14T18:35:00Z"/>
  <w16cex:commentExtensible w16cex:durableId="2811F5A9" w16cex:dateUtc="2023-05-19T10:18:00Z"/>
  <w16cex:commentExtensible w16cex:durableId="2812560E" w16cex:dateUtc="2023-05-19T17:09:00Z"/>
  <w16cex:commentExtensible w16cex:durableId="28125373" w16cex:dateUtc="2023-05-19T16:58:00Z"/>
  <w16cex:commentExtensible w16cex:durableId="28125656" w16cex:dateUtc="2023-05-19T17:11:00Z"/>
  <w16cex:commentExtensible w16cex:durableId="281237CD" w16cex:dateUtc="2023-05-19T15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AA2AE6" w16cid:durableId="280B4996"/>
  <w16cid:commentId w16cid:paraId="516CF0A2" w16cid:durableId="281B27FF"/>
  <w16cid:commentId w16cid:paraId="1DE526A2" w16cid:durableId="280F6827"/>
  <w16cid:commentId w16cid:paraId="5DAE6923" w16cid:durableId="280FB76A"/>
  <w16cid:commentId w16cid:paraId="18FCCB16" w16cid:durableId="281B28E4"/>
  <w16cid:commentId w16cid:paraId="372B7BC3" w16cid:durableId="280FCA17"/>
  <w16cid:commentId w16cid:paraId="5A86D97D" w16cid:durableId="28124497"/>
  <w16cid:commentId w16cid:paraId="33D266C2" w16cid:durableId="280FAF36"/>
  <w16cid:commentId w16cid:paraId="7B3E71FC" w16cid:durableId="2819A483"/>
  <w16cid:commentId w16cid:paraId="4BEE8FF1" w16cid:durableId="280FA98F"/>
  <w16cid:commentId w16cid:paraId="01971D87" w16cid:durableId="280E545E"/>
  <w16cid:commentId w16cid:paraId="2FC38999" w16cid:durableId="280CB735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65CA7866" w16cid:durableId="28061A93"/>
  <w16cid:commentId w16cid:paraId="2964ED90" w16cid:durableId="280BD284"/>
  <w16cid:commentId w16cid:paraId="3C8C5F3A" w16cid:durableId="2811F5A9"/>
  <w16cid:commentId w16cid:paraId="543F81CB" w16cid:durableId="2812560E"/>
  <w16cid:commentId w16cid:paraId="369B31BC" w16cid:durableId="28125373"/>
  <w16cid:commentId w16cid:paraId="5E725714" w16cid:durableId="28125656"/>
  <w16cid:commentId w16cid:paraId="072A582E" w16cid:durableId="281237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5FEAF" w14:textId="77777777" w:rsidR="00AF7DC2" w:rsidRDefault="00AF7DC2" w:rsidP="004129A8">
      <w:pPr>
        <w:spacing w:after="0" w:line="240" w:lineRule="auto"/>
      </w:pPr>
      <w:r>
        <w:separator/>
      </w:r>
    </w:p>
  </w:endnote>
  <w:endnote w:type="continuationSeparator" w:id="0">
    <w:p w14:paraId="7D69B966" w14:textId="77777777" w:rsidR="00AF7DC2" w:rsidRDefault="00AF7DC2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B9A46" w14:textId="77777777" w:rsidR="00F30733" w:rsidRDefault="00F30733">
    <w:pPr>
      <w:pStyle w:val="affff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345847"/>
      <w:docPartObj>
        <w:docPartGallery w:val="Page Numbers (Bottom of Page)"/>
        <w:docPartUnique/>
      </w:docPartObj>
    </w:sdtPr>
    <w:sdtContent>
      <w:p w14:paraId="53D90AFC" w14:textId="07750C31" w:rsidR="00F30733" w:rsidRDefault="00F30733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46</w:t>
        </w:r>
        <w:r>
          <w:fldChar w:fldCharType="end"/>
        </w:r>
      </w:p>
    </w:sdtContent>
  </w:sdt>
  <w:p w14:paraId="6890F952" w14:textId="77777777" w:rsidR="00F30733" w:rsidRDefault="00F30733">
    <w:pPr>
      <w:pStyle w:val="affff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86269" w14:textId="77777777" w:rsidR="00F30733" w:rsidRDefault="00F30733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0E86B" w14:textId="77777777" w:rsidR="00AF7DC2" w:rsidRDefault="00AF7DC2" w:rsidP="004129A8">
      <w:pPr>
        <w:spacing w:after="0" w:line="240" w:lineRule="auto"/>
      </w:pPr>
      <w:r>
        <w:separator/>
      </w:r>
    </w:p>
  </w:footnote>
  <w:footnote w:type="continuationSeparator" w:id="0">
    <w:p w14:paraId="06B7AFC7" w14:textId="77777777" w:rsidR="00AF7DC2" w:rsidRDefault="00AF7DC2" w:rsidP="00412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D10D19" w14:textId="77777777" w:rsidR="00F30733" w:rsidRDefault="00F30733">
    <w:pPr>
      <w:pStyle w:val="afffff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4CB27" w14:textId="77777777" w:rsidR="00F30733" w:rsidRDefault="00F30733">
    <w:pPr>
      <w:pStyle w:val="afffff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7FD9E" w14:textId="77777777" w:rsidR="00F30733" w:rsidRDefault="00F30733">
    <w:pPr>
      <w:pStyle w:val="afffff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70"/>
    <w:rsid w:val="00001B31"/>
    <w:rsid w:val="000053AF"/>
    <w:rsid w:val="000053E7"/>
    <w:rsid w:val="0000681E"/>
    <w:rsid w:val="000104BB"/>
    <w:rsid w:val="0001174A"/>
    <w:rsid w:val="0001424B"/>
    <w:rsid w:val="000237E1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201A"/>
    <w:rsid w:val="000A3471"/>
    <w:rsid w:val="000C38B6"/>
    <w:rsid w:val="000C5EC1"/>
    <w:rsid w:val="000E15C1"/>
    <w:rsid w:val="000E3832"/>
    <w:rsid w:val="000E740E"/>
    <w:rsid w:val="000F0FC7"/>
    <w:rsid w:val="000F219C"/>
    <w:rsid w:val="000F22A6"/>
    <w:rsid w:val="000F5D36"/>
    <w:rsid w:val="00104911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0A05"/>
    <w:rsid w:val="001669FC"/>
    <w:rsid w:val="00171A6D"/>
    <w:rsid w:val="00171B3D"/>
    <w:rsid w:val="001764D1"/>
    <w:rsid w:val="00181810"/>
    <w:rsid w:val="0018264C"/>
    <w:rsid w:val="00184F68"/>
    <w:rsid w:val="00185B6A"/>
    <w:rsid w:val="001901CD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550E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47F2"/>
    <w:rsid w:val="0027712E"/>
    <w:rsid w:val="002801FB"/>
    <w:rsid w:val="002824B3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010D"/>
    <w:rsid w:val="002D37FE"/>
    <w:rsid w:val="002D4680"/>
    <w:rsid w:val="002D6951"/>
    <w:rsid w:val="002E4B8A"/>
    <w:rsid w:val="002E53E2"/>
    <w:rsid w:val="002F04CD"/>
    <w:rsid w:val="002F0945"/>
    <w:rsid w:val="002F3C9D"/>
    <w:rsid w:val="002F4CF7"/>
    <w:rsid w:val="002F7900"/>
    <w:rsid w:val="00301230"/>
    <w:rsid w:val="00303B84"/>
    <w:rsid w:val="003074AF"/>
    <w:rsid w:val="003100B9"/>
    <w:rsid w:val="00310F1C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61F48"/>
    <w:rsid w:val="00373AD7"/>
    <w:rsid w:val="00377583"/>
    <w:rsid w:val="003826D4"/>
    <w:rsid w:val="00383542"/>
    <w:rsid w:val="003908B4"/>
    <w:rsid w:val="003918AA"/>
    <w:rsid w:val="00392652"/>
    <w:rsid w:val="003967F0"/>
    <w:rsid w:val="003A452C"/>
    <w:rsid w:val="003C4269"/>
    <w:rsid w:val="003D089E"/>
    <w:rsid w:val="003D44B2"/>
    <w:rsid w:val="003D68D9"/>
    <w:rsid w:val="003E06C9"/>
    <w:rsid w:val="003E2351"/>
    <w:rsid w:val="003E4494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07376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B26C5"/>
    <w:rsid w:val="006C107E"/>
    <w:rsid w:val="006C2616"/>
    <w:rsid w:val="006C6B1A"/>
    <w:rsid w:val="006D4713"/>
    <w:rsid w:val="006E211B"/>
    <w:rsid w:val="006E2A7D"/>
    <w:rsid w:val="006E394B"/>
    <w:rsid w:val="006E3D47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27AA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060"/>
    <w:rsid w:val="00891194"/>
    <w:rsid w:val="008A208C"/>
    <w:rsid w:val="008B451D"/>
    <w:rsid w:val="008C3FB4"/>
    <w:rsid w:val="008D2891"/>
    <w:rsid w:val="008D7EE4"/>
    <w:rsid w:val="008E00D4"/>
    <w:rsid w:val="008E77E7"/>
    <w:rsid w:val="009022A5"/>
    <w:rsid w:val="009143C3"/>
    <w:rsid w:val="009223BD"/>
    <w:rsid w:val="009307CF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2FE3"/>
    <w:rsid w:val="0097363D"/>
    <w:rsid w:val="009737C4"/>
    <w:rsid w:val="00974A35"/>
    <w:rsid w:val="00975EA5"/>
    <w:rsid w:val="009920C7"/>
    <w:rsid w:val="00992353"/>
    <w:rsid w:val="00992986"/>
    <w:rsid w:val="00993D49"/>
    <w:rsid w:val="009A0C45"/>
    <w:rsid w:val="009A32AB"/>
    <w:rsid w:val="009A443D"/>
    <w:rsid w:val="009B1AC9"/>
    <w:rsid w:val="009B2E27"/>
    <w:rsid w:val="009B41FA"/>
    <w:rsid w:val="009C105D"/>
    <w:rsid w:val="009C1A4B"/>
    <w:rsid w:val="009D078A"/>
    <w:rsid w:val="009D158F"/>
    <w:rsid w:val="009D21CC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06DE"/>
    <w:rsid w:val="00A120C6"/>
    <w:rsid w:val="00A17616"/>
    <w:rsid w:val="00A203CA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AF7DC2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43B2E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E4A74"/>
    <w:rsid w:val="00BF285C"/>
    <w:rsid w:val="00BF3117"/>
    <w:rsid w:val="00C007F3"/>
    <w:rsid w:val="00C00F2E"/>
    <w:rsid w:val="00C0462C"/>
    <w:rsid w:val="00C06CD1"/>
    <w:rsid w:val="00C13A37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27E8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225F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47D2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0733"/>
    <w:rsid w:val="00F32F00"/>
    <w:rsid w:val="00F34141"/>
    <w:rsid w:val="00F3433E"/>
    <w:rsid w:val="00F353D4"/>
    <w:rsid w:val="00F37A8C"/>
    <w:rsid w:val="00F42920"/>
    <w:rsid w:val="00F50791"/>
    <w:rsid w:val="00F5116E"/>
    <w:rsid w:val="00F52122"/>
    <w:rsid w:val="00F5283F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773F"/>
    <w:rsid w:val="00FA2D51"/>
    <w:rsid w:val="00FA3A2C"/>
    <w:rsid w:val="00FA7AA8"/>
    <w:rsid w:val="00FB0C64"/>
    <w:rsid w:val="00FB7997"/>
    <w:rsid w:val="00FC078C"/>
    <w:rsid w:val="00FE0519"/>
    <w:rsid w:val="00FE2145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19E07320"/>
  <w15:docId w15:val="{58BE3768-7A79-47AE-848F-758DBEBF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9">
    <w:name w:val="Неразрешенное упоминание1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emf"/><Relationship Id="rId42" Type="http://schemas.openxmlformats.org/officeDocument/2006/relationships/image" Target="media/image23.emf"/><Relationship Id="rId47" Type="http://schemas.openxmlformats.org/officeDocument/2006/relationships/oleObject" Target="embeddings/oleObject10.bin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footer" Target="footer2.xml"/><Relationship Id="rId89" Type="http://schemas.openxmlformats.org/officeDocument/2006/relationships/glossaryDocument" Target="glossary/document.xml"/><Relationship Id="rId16" Type="http://schemas.openxmlformats.org/officeDocument/2006/relationships/oleObject" Target="embeddings/oleObject1.bin"/><Relationship Id="rId11" Type="http://schemas.microsoft.com/office/2016/09/relationships/commentsIds" Target="commentsIds.xml"/><Relationship Id="rId32" Type="http://schemas.openxmlformats.org/officeDocument/2006/relationships/oleObject" Target="embeddings/oleObject6.bin"/><Relationship Id="rId37" Type="http://schemas.openxmlformats.org/officeDocument/2006/relationships/image" Target="media/image19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3.png"/><Relationship Id="rId22" Type="http://schemas.openxmlformats.org/officeDocument/2006/relationships/oleObject" Target="embeddings/oleObject2.bin"/><Relationship Id="rId27" Type="http://schemas.openxmlformats.org/officeDocument/2006/relationships/image" Target="media/image13.emf"/><Relationship Id="rId30" Type="http://schemas.openxmlformats.org/officeDocument/2006/relationships/oleObject" Target="embeddings/oleObject5.bin"/><Relationship Id="rId35" Type="http://schemas.openxmlformats.org/officeDocument/2006/relationships/image" Target="media/image18.emf"/><Relationship Id="rId43" Type="http://schemas.openxmlformats.org/officeDocument/2006/relationships/image" Target="media/image24.emf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image" Target="media/image26.emf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footer" Target="footer1.xml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7.bin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microsoft.com/office/2011/relationships/commentsExtended" Target="commentsExtended.xml"/><Relationship Id="rId31" Type="http://schemas.openxmlformats.org/officeDocument/2006/relationships/image" Target="media/image15.emf"/><Relationship Id="rId44" Type="http://schemas.openxmlformats.org/officeDocument/2006/relationships/image" Target="media/image25.emf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8.bin"/><Relationship Id="rId34" Type="http://schemas.openxmlformats.org/officeDocument/2006/relationships/image" Target="media/image17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emf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oleObject" Target="embeddings/oleObject9.bin"/><Relationship Id="rId66" Type="http://schemas.openxmlformats.org/officeDocument/2006/relationships/image" Target="media/image45.png"/><Relationship Id="rId87" Type="http://schemas.openxmlformats.org/officeDocument/2006/relationships/fontTable" Target="fontTable.xml"/><Relationship Id="rId61" Type="http://schemas.openxmlformats.org/officeDocument/2006/relationships/image" Target="media/image40.png"/><Relationship Id="rId82" Type="http://schemas.openxmlformats.org/officeDocument/2006/relationships/header" Target="header2.xml"/><Relationship Id="rId19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wnloads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FCC"/>
    <w:rsid w:val="00005A77"/>
    <w:rsid w:val="00113AAE"/>
    <w:rsid w:val="00146F15"/>
    <w:rsid w:val="001957AC"/>
    <w:rsid w:val="001D0331"/>
    <w:rsid w:val="0031307B"/>
    <w:rsid w:val="003647AA"/>
    <w:rsid w:val="00420BB5"/>
    <w:rsid w:val="00535FCC"/>
    <w:rsid w:val="005817F6"/>
    <w:rsid w:val="00693B0B"/>
    <w:rsid w:val="006B0536"/>
    <w:rsid w:val="006C6138"/>
    <w:rsid w:val="0077612E"/>
    <w:rsid w:val="00830C43"/>
    <w:rsid w:val="008D7C1A"/>
    <w:rsid w:val="00B13AD6"/>
    <w:rsid w:val="00BD7211"/>
    <w:rsid w:val="00C03ADF"/>
    <w:rsid w:val="00C81D6C"/>
    <w:rsid w:val="00D074C9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AF50E1-9CFF-4DE0-A96A-03E15C52B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ЛАБА.dotx</Template>
  <TotalTime>1</TotalTime>
  <Pages>49</Pages>
  <Words>76748</Words>
  <Characters>437464</Characters>
  <Application>Microsoft Office Word</Application>
  <DocSecurity>0</DocSecurity>
  <Lines>3645</Lines>
  <Paragraphs>1026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HOME</cp:lastModifiedBy>
  <cp:revision>3</cp:revision>
  <cp:lastPrinted>2023-05-18T07:39:00Z</cp:lastPrinted>
  <dcterms:created xsi:type="dcterms:W3CDTF">2023-05-26T10:53:00Z</dcterms:created>
  <dcterms:modified xsi:type="dcterms:W3CDTF">2023-05-26T10:53:00Z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1">
    <vt:lpwstr>6.15.2.0</vt:lpwstr>
  </property>
  <property fmtid="{D5CDD505-2E9C-101B-9397-08002B2CF9AE}" pid="12" name="CitaviDocumentProperty_8">
    <vt:lpwstr>D:\Programs\Citavi\User files\Projects\Course\Course.ctv6</vt:lpwstr>
  </property>
  <property fmtid="{D5CDD505-2E9C-101B-9397-08002B2CF9AE}" pid="13" name="CitaviDocumentProperty_6">
    <vt:lpwstr>True</vt:lpwstr>
  </property>
</Properties>
</file>